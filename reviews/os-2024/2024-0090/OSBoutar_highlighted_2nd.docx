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C691" w14:textId="3CECD0B3" w:rsidR="00B143AC" w:rsidRDefault="0086412A" w:rsidP="0021064B">
      <w:pPr>
        <w:pStyle w:val="Title"/>
        <w:rPr>
          <w:lang w:val="en-US"/>
        </w:rPr>
      </w:pPr>
      <w:r>
        <w:rPr>
          <w:lang w:val="en-US"/>
        </w:rPr>
        <w:t>S</w:t>
      </w:r>
      <w:r w:rsidR="0021064B">
        <w:rPr>
          <w:lang w:val="en-US"/>
        </w:rPr>
        <w:t>ensory experience of sound installation art</w:t>
      </w:r>
      <w:r w:rsidR="0021744F">
        <w:rPr>
          <w:lang w:val="en-US"/>
        </w:rPr>
        <w:t xml:space="preserve"> </w:t>
      </w:r>
      <w:r w:rsidR="00AC5496">
        <w:rPr>
          <w:lang w:val="en-US"/>
        </w:rPr>
        <w:t>and documentation</w:t>
      </w:r>
      <w:r>
        <w:rPr>
          <w:lang w:val="en-US"/>
        </w:rPr>
        <w:t>: compari</w:t>
      </w:r>
      <w:r w:rsidR="002406E6">
        <w:rPr>
          <w:lang w:val="en-US"/>
        </w:rPr>
        <w:t>son across</w:t>
      </w:r>
      <w:r>
        <w:rPr>
          <w:lang w:val="en-US"/>
        </w:rPr>
        <w:t xml:space="preserve"> </w:t>
      </w:r>
      <w:r w:rsidR="00DE3497">
        <w:rPr>
          <w:lang w:val="en-US"/>
        </w:rPr>
        <w:t xml:space="preserve">fields </w:t>
      </w:r>
      <w:r w:rsidR="002406E6">
        <w:rPr>
          <w:lang w:val="en-US"/>
        </w:rPr>
        <w:t>of expertise</w:t>
      </w:r>
    </w:p>
    <w:p w14:paraId="57FE4F5A" w14:textId="77777777" w:rsidR="002406E6" w:rsidRPr="002406E6" w:rsidRDefault="002406E6" w:rsidP="0021744F">
      <w:pPr>
        <w:rPr>
          <w:lang w:val="en-US"/>
        </w:rPr>
      </w:pPr>
    </w:p>
    <w:p w14:paraId="240E9D94" w14:textId="176870FF" w:rsidR="00625EC7" w:rsidRPr="0021064B" w:rsidRDefault="0021064B" w:rsidP="00625EC7">
      <w:pPr>
        <w:pStyle w:val="Subtitle"/>
        <w:rPr>
          <w:lang w:val="en-US"/>
        </w:rPr>
      </w:pPr>
      <w:r>
        <w:rPr>
          <w:lang w:val="en-US"/>
        </w:rPr>
        <w:t>Guillaume Boutard</w:t>
      </w:r>
      <w:r w:rsidR="00625EC7">
        <w:rPr>
          <w:lang w:val="en-US"/>
        </w:rPr>
        <w:t xml:space="preserve"> </w:t>
      </w:r>
      <w:r w:rsidR="00625EC7">
        <w:rPr>
          <w:vertAlign w:val="superscript"/>
          <w:lang w:val="en-US"/>
        </w:rPr>
        <w:t>1</w:t>
      </w:r>
      <w:r w:rsidR="00625EC7">
        <w:rPr>
          <w:lang w:val="en-US"/>
        </w:rPr>
        <w:t xml:space="preserve">, Catherine Guastavino </w:t>
      </w:r>
      <w:r w:rsidR="00625EC7" w:rsidRPr="00625EC7">
        <w:rPr>
          <w:vertAlign w:val="superscript"/>
          <w:lang w:val="en-US"/>
        </w:rPr>
        <w:t>2</w:t>
      </w:r>
      <w:r w:rsidR="00625EC7">
        <w:rPr>
          <w:lang w:val="en-US"/>
        </w:rPr>
        <w:t xml:space="preserve">, Valerian </w:t>
      </w:r>
      <w:proofErr w:type="spellStart"/>
      <w:r w:rsidR="00625EC7">
        <w:rPr>
          <w:lang w:val="en-US"/>
        </w:rPr>
        <w:t>Fraisse</w:t>
      </w:r>
      <w:proofErr w:type="spellEnd"/>
      <w:r w:rsidR="001D5368">
        <w:rPr>
          <w:lang w:val="en-US"/>
        </w:rPr>
        <w:t xml:space="preserve"> </w:t>
      </w:r>
      <w:r w:rsidR="001D5368" w:rsidRPr="001D5368">
        <w:rPr>
          <w:vertAlign w:val="superscript"/>
          <w:lang w:val="en-US"/>
        </w:rPr>
        <w:t>3</w:t>
      </w:r>
    </w:p>
    <w:p w14:paraId="7615861E" w14:textId="77777777" w:rsidR="00625EC7" w:rsidRDefault="00625EC7" w:rsidP="00625EC7">
      <w:pPr>
        <w:rPr>
          <w:lang w:val="en-US"/>
        </w:rPr>
      </w:pPr>
      <w:r>
        <w:rPr>
          <w:lang w:val="en-US"/>
        </w:rPr>
        <w:t xml:space="preserve">1 </w:t>
      </w:r>
      <w:r w:rsidRPr="00625EC7">
        <w:rPr>
          <w:lang w:val="en-US"/>
        </w:rPr>
        <w:t xml:space="preserve">École de </w:t>
      </w:r>
      <w:proofErr w:type="spellStart"/>
      <w:r w:rsidRPr="00625EC7">
        <w:rPr>
          <w:lang w:val="en-US"/>
        </w:rPr>
        <w:t>bibliothéconomie</w:t>
      </w:r>
      <w:proofErr w:type="spellEnd"/>
      <w:r w:rsidRPr="00625EC7">
        <w:rPr>
          <w:lang w:val="en-US"/>
        </w:rPr>
        <w:t xml:space="preserve"> et des sciences de </w:t>
      </w:r>
      <w:proofErr w:type="spellStart"/>
      <w:r w:rsidRPr="00625EC7">
        <w:rPr>
          <w:lang w:val="en-US"/>
        </w:rPr>
        <w:t>l’information</w:t>
      </w:r>
      <w:proofErr w:type="spellEnd"/>
      <w:r w:rsidRPr="00625EC7">
        <w:rPr>
          <w:lang w:val="en-US"/>
        </w:rPr>
        <w:t>, Université de Montréal, Canada. Email: guillaume.boutard@umontreal.ca</w:t>
      </w:r>
    </w:p>
    <w:p w14:paraId="649D6B85" w14:textId="673B5ADB" w:rsidR="00625EC7" w:rsidRPr="00625EC7" w:rsidRDefault="00625EC7" w:rsidP="00625EC7">
      <w:pPr>
        <w:rPr>
          <w:lang w:val="en-US"/>
        </w:rPr>
      </w:pPr>
      <w:r>
        <w:rPr>
          <w:lang w:val="en-US"/>
        </w:rPr>
        <w:t xml:space="preserve">2 </w:t>
      </w:r>
      <w:r w:rsidRPr="00625EC7">
        <w:rPr>
          <w:lang w:val="en-US"/>
        </w:rPr>
        <w:t>School of Information Studies, McGill University, Montreal, Canada. Email: catherine.guastavino@mcgill.ca</w:t>
      </w:r>
    </w:p>
    <w:p w14:paraId="1F4CF373" w14:textId="77777777" w:rsidR="00625EC7" w:rsidRPr="00625EC7" w:rsidRDefault="00625EC7" w:rsidP="00625EC7">
      <w:pPr>
        <w:rPr>
          <w:lang w:val="en-US"/>
        </w:rPr>
      </w:pPr>
      <w:r>
        <w:rPr>
          <w:lang w:val="en-US"/>
        </w:rPr>
        <w:t xml:space="preserve">3 </w:t>
      </w:r>
      <w:r w:rsidRPr="00625EC7">
        <w:rPr>
          <w:lang w:val="en-US"/>
        </w:rPr>
        <w:t>Schulich School of Music, McGill University, Montreal, Canada. Email: valerian.fraisse@mail.mcgill.ca</w:t>
      </w:r>
    </w:p>
    <w:p w14:paraId="578BFE35" w14:textId="61430421" w:rsidR="0021064B" w:rsidRDefault="0021064B" w:rsidP="0021064B">
      <w:pPr>
        <w:pStyle w:val="Heading1"/>
        <w:rPr>
          <w:lang w:val="en-US"/>
        </w:rPr>
      </w:pPr>
      <w:r>
        <w:rPr>
          <w:lang w:val="en-US"/>
        </w:rPr>
        <w:t>Introduction</w:t>
      </w:r>
    </w:p>
    <w:p w14:paraId="3B9497AC" w14:textId="77777777" w:rsidR="00DB305F" w:rsidRDefault="00DB305F" w:rsidP="009570C9">
      <w:pPr>
        <w:rPr>
          <w:lang w:val="en-US"/>
        </w:rPr>
      </w:pPr>
    </w:p>
    <w:p w14:paraId="07CD32D7" w14:textId="126F98F7" w:rsidR="00791F7B" w:rsidRPr="00F62557" w:rsidRDefault="00F51C86" w:rsidP="00791F7B">
      <w:pPr>
        <w:rPr>
          <w:highlight w:val="yellow"/>
          <w:lang w:val="en-US"/>
        </w:rPr>
      </w:pPr>
      <w:r>
        <w:rPr>
          <w:lang w:val="en-US"/>
        </w:rPr>
        <w:t xml:space="preserve">Time-based and technology-based installation art </w:t>
      </w:r>
      <w:r w:rsidR="00DB305F">
        <w:rPr>
          <w:lang w:val="en-US"/>
        </w:rPr>
        <w:t xml:space="preserve">as long been </w:t>
      </w:r>
      <w:r>
        <w:rPr>
          <w:lang w:val="en-US"/>
        </w:rPr>
        <w:t>questioned</w:t>
      </w:r>
      <w:r w:rsidR="00DB305F">
        <w:rPr>
          <w:lang w:val="en-US"/>
        </w:rPr>
        <w:t xml:space="preserve"> in terms of conservation</w:t>
      </w:r>
      <w:r>
        <w:rPr>
          <w:lang w:val="en-US"/>
        </w:rPr>
        <w:t xml:space="preserve"> </w:t>
      </w:r>
      <w:r>
        <w:rPr>
          <w:lang w:val="en-US"/>
        </w:rPr>
        <w:fldChar w:fldCharType="begin"/>
      </w:r>
      <w:r>
        <w:rPr>
          <w:lang w:val="en-US"/>
        </w:rPr>
        <w:instrText xml:space="preserve"> ADDIN ZOTERO_ITEM CSL_CITATION {"citationID":"IBznlPg1","properties":{"formattedCitation":"(see Real, 2001 for a summary)","plainCitation":"(see Real, 2001 for a summary)","noteIndex":0},"citationItems":[{"id":5141,"uris":["http://zotero.org/users/706506/items/LEHM6RSP"],"itemData":{"id":5141,"type":"article-journal","abstract":"Unlike most works of art familiar to conservators, installation art is often less object than event, existing initially only for the duration of an exhibition. Nonetheless, institutions and individuals acquire works of installation art for their collections, fully expecting to preserve them into the foreseeable future. While there are conventions within the conservation field for examining, describing, and preserving works of art that exist as objects, there are few such conventions for works of art such as installations that exist for a limited time, are dismantled, and may be re-created at some indeterminate future time and location. The conservation field has little experience in dealing with the preservation of the ephemeral physical components of many technology- based installations, such as electronic media and playback equipment, without which there is no hope of re-creating a piece in the future. This article describes the preservation challenges inherent to this medium, summarizes the current state of conservation practice in the field, and suggests broad guidelines and standards. It is a result of TechArchaeology: A Symposium on Installation Art Preservation.","container-title":"Journal of the American Institute for Conservation","DOI":"10.1179/019713601806112987","ISSN":"0197-1360","issue":"3","note":"publisher: Routledge\n_eprint: https://doi.org/10.1179/019713601806112987","page":"211-231","source":"Taylor and Francis+NEJM","title":"Toward Guidelines for Practice in the Preservation and Documentation of Technology-Based Installation Art","volume":"40","author":[{"family":"Real","given":"William A."}],"issued":{"date-parts":[["2001",1,1]]}},"label":"page","prefix":"see","suffix":" for a summary"}],"schema":"https://github.com/citation-style-language/schema/raw/master/csl-citation.json"} </w:instrText>
      </w:r>
      <w:r>
        <w:rPr>
          <w:lang w:val="en-US"/>
        </w:rPr>
        <w:fldChar w:fldCharType="separate"/>
      </w:r>
      <w:r>
        <w:rPr>
          <w:noProof/>
          <w:lang w:val="en-US"/>
        </w:rPr>
        <w:t>(see Real, 2001 for a summary)</w:t>
      </w:r>
      <w:r>
        <w:rPr>
          <w:lang w:val="en-US"/>
        </w:rPr>
        <w:fldChar w:fldCharType="end"/>
      </w:r>
      <w:r w:rsidR="00DB305F">
        <w:rPr>
          <w:lang w:val="en-US"/>
        </w:rPr>
        <w:t>, but t</w:t>
      </w:r>
      <w:r w:rsidR="00DB305F" w:rsidRPr="00DB305F">
        <w:rPr>
          <w:lang w:val="en-US"/>
        </w:rPr>
        <w:t xml:space="preserve">he </w:t>
      </w:r>
      <w:r w:rsidR="00DB305F" w:rsidRPr="00DB305F">
        <w:rPr>
          <w:bCs/>
          <w:lang w:val="en-US"/>
        </w:rPr>
        <w:t>documentation and conservation of sound art</w:t>
      </w:r>
      <w:r w:rsidR="00DB305F" w:rsidRPr="00DB305F">
        <w:rPr>
          <w:lang w:val="en-US"/>
        </w:rPr>
        <w:t xml:space="preserve"> </w:t>
      </w:r>
      <w:r>
        <w:rPr>
          <w:lang w:val="en-US"/>
        </w:rPr>
        <w:t xml:space="preserve">installation </w:t>
      </w:r>
      <w:r w:rsidR="00DB305F" w:rsidRPr="00DB305F">
        <w:rPr>
          <w:lang w:val="en-US"/>
        </w:rPr>
        <w:t xml:space="preserve">has however received </w:t>
      </w:r>
      <w:r w:rsidR="00DB305F">
        <w:rPr>
          <w:lang w:val="en-US"/>
        </w:rPr>
        <w:t>much less</w:t>
      </w:r>
      <w:r w:rsidR="00DB305F" w:rsidRPr="00DB305F">
        <w:rPr>
          <w:lang w:val="en-US"/>
        </w:rPr>
        <w:t xml:space="preserve"> research attention</w:t>
      </w:r>
      <w:r w:rsidR="00CC2D9D">
        <w:rPr>
          <w:lang w:val="en-US"/>
        </w:rPr>
        <w:t>.</w:t>
      </w:r>
      <w:r w:rsidR="00CC2D9D" w:rsidRPr="00CC2D9D">
        <w:rPr>
          <w:lang w:val="en-US"/>
        </w:rPr>
        <w:t xml:space="preserve"> </w:t>
      </w:r>
      <w:r w:rsidR="00DB305F">
        <w:rPr>
          <w:lang w:val="en-US"/>
        </w:rPr>
        <w:t xml:space="preserve"> </w:t>
      </w:r>
      <w:r w:rsidR="00887FDD">
        <w:rPr>
          <w:lang w:val="en-US"/>
        </w:rPr>
        <w:t>The handful of s</w:t>
      </w:r>
      <w:r w:rsidR="00DB305F" w:rsidRPr="00DB305F">
        <w:rPr>
          <w:lang w:val="en-US"/>
        </w:rPr>
        <w:t xml:space="preserve">tudies </w:t>
      </w:r>
      <w:r w:rsidR="00887FDD">
        <w:rPr>
          <w:lang w:val="en-US"/>
        </w:rPr>
        <w:t xml:space="preserve">on sound art installation </w:t>
      </w:r>
      <w:r w:rsidR="00DB305F" w:rsidRPr="00DB305F">
        <w:rPr>
          <w:lang w:val="en-US"/>
        </w:rPr>
        <w:t xml:space="preserve">include </w:t>
      </w:r>
      <w:proofErr w:type="spellStart"/>
      <w:r w:rsidR="00DB305F" w:rsidRPr="00DB305F">
        <w:rPr>
          <w:lang w:val="en-US"/>
        </w:rPr>
        <w:t>Bressan</w:t>
      </w:r>
      <w:proofErr w:type="spellEnd"/>
      <w:r w:rsidR="00DB305F" w:rsidRPr="00DB305F">
        <w:rPr>
          <w:lang w:val="en-US"/>
        </w:rPr>
        <w:t xml:space="preserve"> &amp; </w:t>
      </w:r>
      <w:proofErr w:type="spellStart"/>
      <w:r w:rsidR="00DB305F" w:rsidRPr="00DB305F">
        <w:rPr>
          <w:lang w:val="en-US"/>
        </w:rPr>
        <w:t>Canazza</w:t>
      </w:r>
      <w:proofErr w:type="spellEnd"/>
      <w:r w:rsidR="00DB305F" w:rsidRPr="00DB305F">
        <w:rPr>
          <w:lang w:val="en-US"/>
        </w:rPr>
        <w:t xml:space="preserve"> </w:t>
      </w:r>
      <w:r w:rsidR="00DB305F">
        <w:rPr>
          <w:lang w:val="en-US"/>
        </w:rPr>
        <w:fldChar w:fldCharType="begin"/>
      </w:r>
      <w:r w:rsidR="00DB305F">
        <w:rPr>
          <w:lang w:val="en-US"/>
        </w:rPr>
        <w:instrText xml:space="preserve"> ADDIN ZOTERO_ITEM CSL_CITATION {"citationID":"6v97YiFu","properties":{"formattedCitation":"(2014)","plainCitation":"(2014)","noteIndex":0},"citationItems":[{"id":1309,"uris":["http://zotero.org/users/706506/items/WQ4G5G6P"],"itemData":{"id":1309,"type":"article-journal","abstract":"Installation art flourished in the XX century and its impact on the contemporary artistic production today is acknowledged worldwide. However installations are threatened by a life expectancy that ...","archive_location":"world","container-title":"International Journal of Arts and Technology","issue":"4","language":"en","page":"294-315","source":"www.inderscienceonline.com","title":"The challenge of preserving interactive sound art: a multi-level approach","title-short":"The challenge of preserving interactive sound art","volume":"7","author":[{"family":"Bressan","given":"Federica"},{"family":"Canazza","given":"Sergio"}],"issued":{"date-parts":[["2014"]]}},"label":"page","suppress-author":true}],"schema":"https://github.com/citation-style-language/schema/raw/master/csl-citation.json"} </w:instrText>
      </w:r>
      <w:r w:rsidR="00DB305F">
        <w:rPr>
          <w:lang w:val="en-US"/>
        </w:rPr>
        <w:fldChar w:fldCharType="separate"/>
      </w:r>
      <w:r w:rsidR="00DB305F">
        <w:rPr>
          <w:noProof/>
          <w:lang w:val="en-US"/>
        </w:rPr>
        <w:t>(2014)</w:t>
      </w:r>
      <w:r w:rsidR="00DB305F">
        <w:rPr>
          <w:lang w:val="en-US"/>
        </w:rPr>
        <w:fldChar w:fldCharType="end"/>
      </w:r>
      <w:r w:rsidR="00DB305F">
        <w:rPr>
          <w:lang w:val="en-US"/>
        </w:rPr>
        <w:t>,</w:t>
      </w:r>
      <w:r>
        <w:rPr>
          <w:lang w:val="en-US"/>
        </w:rPr>
        <w:t xml:space="preserve"> </w:t>
      </w:r>
      <w:r w:rsidR="00DB305F" w:rsidRPr="00DB305F">
        <w:rPr>
          <w:lang w:val="en-US"/>
        </w:rPr>
        <w:t xml:space="preserve">Lacey </w:t>
      </w:r>
      <w:r w:rsidR="00DB305F">
        <w:rPr>
          <w:lang w:val="en-US"/>
        </w:rPr>
        <w:fldChar w:fldCharType="begin"/>
      </w:r>
      <w:r w:rsidR="00DB305F">
        <w:rPr>
          <w:lang w:val="en-US"/>
        </w:rPr>
        <w:instrText xml:space="preserve"> ADDIN ZOTERO_ITEM CSL_CITATION {"citationID":"3yb8v3QS","properties":{"formattedCitation":"(2016)","plainCitation":"(2016)","noteIndex":0},"citationItems":[{"id":1298,"uris":["http://zotero.org/users/706506/items/RU49DEX4"],"itemData":{"id":1298,"type":"article-journal","abstract":"This article investigates the approaches and attributes of publicly situated sound installations which have achieved the status of permanency, and have attracted ongoing local, and even international, visitors. The article draws on international fieldwork in 2015 that documented several enduring sound installations in the United States, UK and Europe. Through an inductive process including listening exercises, sound recordings, observations and interviews, the analysis identifies three approaches to creating sound installations and ten attributes of operative sound installations. It is argued that by encouraging public listening, the discussed sound installations successfully establish a sensory connection between people and their environments. By extension, it is argued that this emergent sense of place is commensurate with the installations’ capacity to augment a pre-existing ‘spirit of place’. These findings culminate in a sonic placemaking tool for situating sound art installations in urban spaces. It is suggested that urban planners and designers can apply the presented sonic placemaking tool to augment a site’s spirit of place, thereby affecting new experiences in everyday urban life.","container-title":"Organised Sound","ISSN":"1355-7718, 1469-8153","issue":"2","language":"en","page":"147-159","source":"Cambridge Core","title":"Sonic Placemaking: Three approaches and ten attributes for the creation of enduring urban sound art installations","title-short":"Sonic Placemaking","volume":"21","author":[{"family":"Lacey","given":"Jordan"}],"issued":{"date-parts":[["2016"]]}},"label":"page","suppress-author":true}],"schema":"https://github.com/citation-style-language/schema/raw/master/csl-citation.json"} </w:instrText>
      </w:r>
      <w:r w:rsidR="00DB305F">
        <w:rPr>
          <w:lang w:val="en-US"/>
        </w:rPr>
        <w:fldChar w:fldCharType="separate"/>
      </w:r>
      <w:r w:rsidR="00DB305F">
        <w:rPr>
          <w:noProof/>
          <w:lang w:val="en-US"/>
        </w:rPr>
        <w:t>(2016)</w:t>
      </w:r>
      <w:r w:rsidR="00DB305F">
        <w:rPr>
          <w:lang w:val="en-US"/>
        </w:rPr>
        <w:fldChar w:fldCharType="end"/>
      </w:r>
      <w:r w:rsidR="00DB305F" w:rsidRPr="00DB305F">
        <w:rPr>
          <w:lang w:val="en-US"/>
        </w:rPr>
        <w:t xml:space="preserve">, </w:t>
      </w:r>
      <w:proofErr w:type="spellStart"/>
      <w:r w:rsidR="00DB305F" w:rsidRPr="00DB305F">
        <w:rPr>
          <w:lang w:val="en-US"/>
        </w:rPr>
        <w:t>Stokowy</w:t>
      </w:r>
      <w:proofErr w:type="spellEnd"/>
      <w:r w:rsidR="00DB305F" w:rsidRPr="00DB305F">
        <w:rPr>
          <w:lang w:val="en-US"/>
        </w:rPr>
        <w:t xml:space="preserve"> </w:t>
      </w:r>
      <w:r w:rsidR="00DB305F">
        <w:rPr>
          <w:lang w:val="en-US"/>
        </w:rPr>
        <w:fldChar w:fldCharType="begin"/>
      </w:r>
      <w:r w:rsidR="00DB305F">
        <w:rPr>
          <w:lang w:val="en-US"/>
        </w:rPr>
        <w:instrText xml:space="preserve"> ADDIN ZOTERO_ITEM CSL_CITATION {"citationID":"3TmuGlzL","properties":{"formattedCitation":"(2017)","plainCitation":"(2017)","noteIndex":0},"citationItems":[{"id":1347,"uris":["http://zotero.org/users/706506/items/EGIMIKJ7"],"itemData":{"id":1347,"type":"article-journal","abstract":"Witnessing a sound installation in person offers an opportunity to experience the qualities and elements of a work first hand and in full, multisensory effect. A thorough documentation of an exhibition and the work that goes into it is at the essence of preserving important information for future generations. Though information can be gathered from archives, some works of sound art are only marginally presented in the literature, making it difficult to fully grasp aspects of an artist’s technical, organisational and, most particularly, creative ways of working. Instead, already existing information is often reproduced. Previous documentation regarding Bill Fontana’s Sound Sculpture Distant Trains, exhibited in Berlin in 1984, offers an example of the possible loss of key details. This article aims to present new research findings that will examine and illuminate the full scope of this artistic project.","container-title":"Organised Sound","ISSN":"1355-7718, 1469-8153","issue":"1","language":"en","page":"112-121","source":"Cambridge Core","title":"Bill Fontana’s Distant Trains: A documentation of an acoustic relocation","title-short":"Bill Fontana’s Distant Trains","volume":"22","author":[{"family":"Stokowy","given":"Robert"}],"issued":{"date-parts":[["2017"]]}},"label":"page","suppress-author":true}],"schema":"https://github.com/citation-style-language/schema/raw/master/csl-citation.json"} </w:instrText>
      </w:r>
      <w:r w:rsidR="00DB305F">
        <w:rPr>
          <w:lang w:val="en-US"/>
        </w:rPr>
        <w:fldChar w:fldCharType="separate"/>
      </w:r>
      <w:r w:rsidR="00DB305F">
        <w:rPr>
          <w:noProof/>
          <w:lang w:val="en-US"/>
        </w:rPr>
        <w:t>(2017)</w:t>
      </w:r>
      <w:r w:rsidR="00DB305F">
        <w:rPr>
          <w:lang w:val="en-US"/>
        </w:rPr>
        <w:fldChar w:fldCharType="end"/>
      </w:r>
      <w:r w:rsidR="00DB305F" w:rsidRPr="00DB305F">
        <w:rPr>
          <w:lang w:val="en-US"/>
        </w:rPr>
        <w:t xml:space="preserve">, Nakagawa &amp; Kaneko </w:t>
      </w:r>
      <w:r w:rsidR="00DB305F">
        <w:rPr>
          <w:lang w:val="en-US"/>
        </w:rPr>
        <w:fldChar w:fldCharType="begin"/>
      </w:r>
      <w:r w:rsidR="00DB305F">
        <w:rPr>
          <w:lang w:val="en-US"/>
        </w:rPr>
        <w:instrText xml:space="preserve"> ADDIN ZOTERO_ITEM CSL_CITATION {"citationID":"qH6j0Fpi","properties":{"formattedCitation":"(2017)","plainCitation":"(2017)","noteIndex":0},"citationItems":[{"id":1350,"uris":["http://zotero.org/users/706506/items/8LUHC2FI"],"itemData":{"id":1350,"type":"article-journal","abstract":"This article examines the exhibition series Sound Garden (1987–1994) as a first step toward analyzing the sound-based artwork exhibitions of late-1980s Japan. The article begins with an outline of the series and the types of artworks exhibited therein, followed by an examination of the context in which Sound Garden was created by considering prototypes that predate the exhibition series. Finally, the authors discuss related exhibitions and highlight the educational context that inspired these presentations.","container-title":"Leonardo Music Journal","ISSN":"0961-1215","journalAbbreviation":"Leonardo Music Journal","page":"82-86","source":"MIT Press Journals","title":"A Documentation of Sound Art in Japan: Sound Garden (1987–1994) and the Sound Art Exhibitions of 1980s Japan","title-short":"A Documentation of Sound Art in Japan","volume":"27","author":[{"family":"Nakagawa","given":"Katsushi"},{"family":"Kaneko","given":"Tomotaro"}],"issued":{"date-parts":[["2017"]]}},"label":"page","suppress-author":true}],"schema":"https://github.com/citation-style-language/schema/raw/master/csl-citation.json"} </w:instrText>
      </w:r>
      <w:r w:rsidR="00DB305F">
        <w:rPr>
          <w:lang w:val="en-US"/>
        </w:rPr>
        <w:fldChar w:fldCharType="separate"/>
      </w:r>
      <w:r w:rsidR="00DB305F">
        <w:rPr>
          <w:noProof/>
          <w:lang w:val="en-US"/>
        </w:rPr>
        <w:t>(2017)</w:t>
      </w:r>
      <w:r w:rsidR="00DB305F">
        <w:rPr>
          <w:lang w:val="en-US"/>
        </w:rPr>
        <w:fldChar w:fldCharType="end"/>
      </w:r>
      <w:r w:rsidR="00DB305F" w:rsidRPr="00DB305F">
        <w:rPr>
          <w:lang w:val="en-US"/>
        </w:rPr>
        <w:t xml:space="preserve">, Vasquez </w:t>
      </w:r>
      <w:r w:rsidR="00DB305F">
        <w:rPr>
          <w:lang w:val="en-US"/>
        </w:rPr>
        <w:fldChar w:fldCharType="begin"/>
      </w:r>
      <w:r w:rsidR="00DB305F">
        <w:rPr>
          <w:lang w:val="en-US"/>
        </w:rPr>
        <w:instrText xml:space="preserve"> ADDIN ZOTERO_ITEM CSL_CITATION {"citationID":"QwHmFIg3","properties":{"formattedCitation":"(2019)","plainCitation":"(2019)","noteIndex":0},"citationItems":[{"id":1337,"uris":["http://zotero.org/users/706506/items/U854JZDZ"],"itemData":{"id":1337,"type":"paper-conference","container-title":"Proceedings of the International Computer Music Conference (ICMC)","event-place":"New York, NY","event-title":"International Computer Music Conference","publisher":"ICMA","publisher-place":"New York, NY","title":"Considerations on Sound Art Documentation: Theories and Case Studies","author":[{"family":"Vasquez","given":"Juan Carlos"}],"issued":{"date-parts":[["2019"]]}},"label":"page","suppress-author":true}],"schema":"https://github.com/citation-style-language/schema/raw/master/csl-citation.json"} </w:instrText>
      </w:r>
      <w:r w:rsidR="00DB305F">
        <w:rPr>
          <w:lang w:val="en-US"/>
        </w:rPr>
        <w:fldChar w:fldCharType="separate"/>
      </w:r>
      <w:r w:rsidR="00DB305F">
        <w:rPr>
          <w:noProof/>
          <w:lang w:val="en-US"/>
        </w:rPr>
        <w:t>(2019)</w:t>
      </w:r>
      <w:r w:rsidR="00DB305F">
        <w:rPr>
          <w:lang w:val="en-US"/>
        </w:rPr>
        <w:fldChar w:fldCharType="end"/>
      </w:r>
      <w:r w:rsidR="009409B6">
        <w:rPr>
          <w:lang w:val="en-US"/>
        </w:rPr>
        <w:t xml:space="preserve">, and </w:t>
      </w:r>
      <w:proofErr w:type="spellStart"/>
      <w:r w:rsidR="009409B6">
        <w:rPr>
          <w:lang w:val="en-US"/>
        </w:rPr>
        <w:t>Fraisse</w:t>
      </w:r>
      <w:proofErr w:type="spellEnd"/>
      <w:r w:rsidR="009409B6">
        <w:rPr>
          <w:lang w:val="en-US"/>
        </w:rPr>
        <w:t xml:space="preserve"> </w:t>
      </w:r>
      <w:r w:rsidR="009409B6" w:rsidRPr="009409B6">
        <w:rPr>
          <w:i/>
          <w:iCs/>
          <w:lang w:val="en-US"/>
        </w:rPr>
        <w:t>et al.</w:t>
      </w:r>
      <w:r w:rsidR="009409B6">
        <w:rPr>
          <w:lang w:val="en-US"/>
        </w:rPr>
        <w:t xml:space="preserve"> </w:t>
      </w:r>
      <w:r w:rsidR="009409B6">
        <w:rPr>
          <w:lang w:val="en-US"/>
        </w:rPr>
        <w:fldChar w:fldCharType="begin"/>
      </w:r>
      <w:r w:rsidR="009409B6">
        <w:rPr>
          <w:lang w:val="en-US"/>
        </w:rPr>
        <w:instrText xml:space="preserve"> ADDIN ZOTERO_ITEM CSL_CITATION {"citationID":"Vjibd4oh","properties":{"formattedCitation":"(2022)","plainCitation":"(2022)","noteIndex":0},"citationItems":[{"id":4859,"uris":["http://zotero.org/users/706506/items/JVQHJPH2"],"itemData":{"id":4859,"type":"article-journal","abstract":"We propose a conceptual framework for describing and documenting sound installations from a visitor’s point of view. In the form of a taxonomy, the framework includes four complementary perspectives: sound sources, sound design approaches, visiting modalities and visual aspects. Its elaboration was informed by a review of contemporary sound installations in Quebec as well as a literature review on conceptual and theoretical frameworks on sound art and sound installations. Compared with existing frameworks, the taxonomy is useful for describing and comparing sound installations across meaningful perspectives from a visitor’s stance. To illustrate the potential benefits of the taxonomy and the diversity of installations it can portray, we provide a comparative analysis of four contemporary sound installations from different perspectives. We conclude with the use of this taxonomy for documentation purposes.","container-title":"Organised Sound","DOI":"10.1017/S135577182200036X","ISSN":"1355-7718, 1469-8153","issue":"2","language":"en","page":"227-242","source":"Cambridge University Press","title":"Experiencing Sound Installations: A conceptual framework","title-short":"Experiencing Sound Installations","volume":"7","author":[{"family":"Fraisse","given":"Valérian"},{"family":"Giannini","given":"Nicola"},{"family":"Guastavino","given":"Catherine"},{"family":"Boutard","given":"Guillaume"}],"issued":{"date-parts":[["2022",9,16]]}},"label":"page","suppress-author":true}],"schema":"https://github.com/citation-style-language/schema/raw/master/csl-citation.json"} </w:instrText>
      </w:r>
      <w:r w:rsidR="009409B6">
        <w:rPr>
          <w:lang w:val="en-US"/>
        </w:rPr>
        <w:fldChar w:fldCharType="separate"/>
      </w:r>
      <w:r w:rsidR="009409B6">
        <w:rPr>
          <w:noProof/>
          <w:lang w:val="en-US"/>
        </w:rPr>
        <w:t>(2022)</w:t>
      </w:r>
      <w:r w:rsidR="009409B6">
        <w:rPr>
          <w:lang w:val="en-US"/>
        </w:rPr>
        <w:fldChar w:fldCharType="end"/>
      </w:r>
      <w:r w:rsidR="0081376C">
        <w:rPr>
          <w:lang w:val="en-US"/>
        </w:rPr>
        <w:t xml:space="preserve"> </w:t>
      </w:r>
      <w:r w:rsidR="00E72195" w:rsidRPr="00E72195">
        <w:rPr>
          <w:lang w:val="en-US"/>
        </w:rPr>
        <w:t>from historical, sociological and technical perspectives</w:t>
      </w:r>
      <w:r w:rsidR="00887FDD">
        <w:rPr>
          <w:lang w:val="en-US"/>
        </w:rPr>
        <w:t>, respectively</w:t>
      </w:r>
      <w:r w:rsidR="00E72195" w:rsidRPr="00E72195">
        <w:rPr>
          <w:lang w:val="en-US"/>
        </w:rPr>
        <w:t>.</w:t>
      </w:r>
      <w:r w:rsidR="00A661A9">
        <w:rPr>
          <w:lang w:val="en-US"/>
        </w:rPr>
        <w:t xml:space="preserve"> In terms of </w:t>
      </w:r>
      <w:r w:rsidR="00CF57FE">
        <w:rPr>
          <w:lang w:val="en-US"/>
        </w:rPr>
        <w:t xml:space="preserve">actual </w:t>
      </w:r>
      <w:r w:rsidR="00A661A9">
        <w:rPr>
          <w:lang w:val="en-US"/>
        </w:rPr>
        <w:t xml:space="preserve">documentation practice, Brost </w:t>
      </w:r>
      <w:r w:rsidR="00A661A9">
        <w:rPr>
          <w:lang w:val="en-US"/>
        </w:rPr>
        <w:fldChar w:fldCharType="begin"/>
      </w:r>
      <w:r w:rsidR="00A661A9">
        <w:rPr>
          <w:lang w:val="en-US"/>
        </w:rPr>
        <w:instrText xml:space="preserve"> ADDIN ZOTERO_ITEM CSL_CITATION {"citationID":"lcr94gXw","properties":{"formattedCitation":"(2018)","plainCitation":"(2018)","noteIndex":0},"citationItems":[{"id":3676,"uris":["http://zotero.org/users/706506/items/KYIC4WX4"],"itemData":{"id":3676,"type":"article-journal","container-title":"The Electronic Media Review","title":"A Documentation Framework for Sound in Time-based Media Installation Art – Electronic Media Review","URL":"https://resources.culturalheritage.org/emg-review/volume-5-2017-2018/brost-2/","volume":"5","author":[{"family":"Brost","given":"Amy"}],"accessed":{"date-parts":[["2021",3,16]]},"issued":{"date-parts":[["2018"]]}},"label":"page","suppress-author":true}],"schema":"https://github.com/citation-style-language/schema/raw/master/csl-citation.json"} </w:instrText>
      </w:r>
      <w:r w:rsidR="00A661A9">
        <w:rPr>
          <w:lang w:val="en-US"/>
        </w:rPr>
        <w:fldChar w:fldCharType="separate"/>
      </w:r>
      <w:r w:rsidR="00A661A9">
        <w:rPr>
          <w:noProof/>
          <w:lang w:val="en-US"/>
        </w:rPr>
        <w:t>(2018)</w:t>
      </w:r>
      <w:r w:rsidR="00A661A9">
        <w:rPr>
          <w:lang w:val="en-US"/>
        </w:rPr>
        <w:fldChar w:fldCharType="end"/>
      </w:r>
      <w:r w:rsidR="00A661A9">
        <w:rPr>
          <w:lang w:val="en-US"/>
        </w:rPr>
        <w:t xml:space="preserve"> published an extensive framework from a museum studies perspective</w:t>
      </w:r>
      <w:r w:rsidR="004A3C70">
        <w:rPr>
          <w:lang w:val="en-US"/>
        </w:rPr>
        <w:t xml:space="preserve"> for </w:t>
      </w:r>
      <w:r w:rsidR="004A3C70" w:rsidRPr="004A3C70">
        <w:rPr>
          <w:lang w:val="en-US"/>
        </w:rPr>
        <w:t>sound in time-based media installations</w:t>
      </w:r>
      <w:r w:rsidR="004A3C70">
        <w:rPr>
          <w:lang w:val="en-US"/>
        </w:rPr>
        <w:t>, “</w:t>
      </w:r>
      <w:r w:rsidR="004A3C70" w:rsidRPr="004A3C70">
        <w:rPr>
          <w:lang w:val="en-US"/>
        </w:rPr>
        <w:t>from the artist’s vision for</w:t>
      </w:r>
      <w:r w:rsidR="004A3C70">
        <w:rPr>
          <w:lang w:val="en-US"/>
        </w:rPr>
        <w:t xml:space="preserve"> </w:t>
      </w:r>
      <w:r w:rsidR="004A3C70" w:rsidRPr="004A3C70">
        <w:rPr>
          <w:lang w:val="en-US"/>
        </w:rPr>
        <w:t>the listener experience of the artwork to its realization in the exhibition space</w:t>
      </w:r>
      <w:r w:rsidR="004A3C70">
        <w:rPr>
          <w:lang w:val="en-US"/>
        </w:rPr>
        <w:t xml:space="preserve">”. She </w:t>
      </w:r>
      <w:r w:rsidR="00891DAA">
        <w:rPr>
          <w:lang w:val="en-US"/>
        </w:rPr>
        <w:t xml:space="preserve">builds notably upon Philipps’ </w:t>
      </w:r>
      <w:r w:rsidR="00891DAA">
        <w:rPr>
          <w:lang w:val="en-US"/>
        </w:rPr>
        <w:fldChar w:fldCharType="begin"/>
      </w:r>
      <w:r w:rsidR="00891DAA">
        <w:rPr>
          <w:lang w:val="en-US"/>
        </w:rPr>
        <w:instrText xml:space="preserve"> ADDIN ZOTERO_ITEM CSL_CITATION {"citationID":"jJaeDEy2","properties":{"formattedCitation":"(2015)","plainCitation":"(2015)","noteIndex":0},"citationItems":[{"id":3678,"uris":["http://zotero.org/users/706506/items/MDKRAKIZ"],"itemData":{"id":3678,"type":"article-journal","container-title":"Revista De História Da Arte","page":"168-179","title":"Reporting Iterations: A Documentation Model for Time-Based Media Art","volume":"5","author":[{"family":"Phillips","given":"Joanna"}],"issued":{"date-parts":[["2015"]]}},"label":"page","suppress-author":true}],"schema":"https://github.com/citation-style-language/schema/raw/master/csl-citation.json"} </w:instrText>
      </w:r>
      <w:r w:rsidR="00891DAA">
        <w:rPr>
          <w:lang w:val="en-US"/>
        </w:rPr>
        <w:fldChar w:fldCharType="separate"/>
      </w:r>
      <w:r w:rsidR="00891DAA">
        <w:rPr>
          <w:noProof/>
          <w:lang w:val="en-US"/>
        </w:rPr>
        <w:t>(2015)</w:t>
      </w:r>
      <w:r w:rsidR="00891DAA">
        <w:rPr>
          <w:lang w:val="en-US"/>
        </w:rPr>
        <w:fldChar w:fldCharType="end"/>
      </w:r>
      <w:r w:rsidR="00891DAA">
        <w:rPr>
          <w:lang w:val="en-US"/>
        </w:rPr>
        <w:t xml:space="preserve"> distinction between the documentation of the artwork (the identity report) and of a single installation (the iteration report) , reminding us that “d</w:t>
      </w:r>
      <w:r w:rsidR="00891DAA" w:rsidRPr="00891DAA">
        <w:rPr>
          <w:lang w:val="en-US"/>
        </w:rPr>
        <w:t>ocumentation is a primary conservation strategy for time-based media</w:t>
      </w:r>
      <w:r w:rsidR="00891DAA">
        <w:rPr>
          <w:lang w:val="en-US"/>
        </w:rPr>
        <w:t xml:space="preserve"> </w:t>
      </w:r>
      <w:r w:rsidR="00891DAA" w:rsidRPr="00891DAA">
        <w:rPr>
          <w:lang w:val="en-US"/>
        </w:rPr>
        <w:t xml:space="preserve">artworks. </w:t>
      </w:r>
      <w:r w:rsidR="00891DAA">
        <w:rPr>
          <w:lang w:val="en-US"/>
        </w:rPr>
        <w:t>[…]</w:t>
      </w:r>
      <w:r w:rsidR="00891DAA" w:rsidRPr="00891DAA">
        <w:rPr>
          <w:lang w:val="en-US"/>
        </w:rPr>
        <w:t xml:space="preserve"> Unlike artworks in traditional media, time-based media works only</w:t>
      </w:r>
      <w:r w:rsidR="00891DAA">
        <w:rPr>
          <w:lang w:val="en-US"/>
        </w:rPr>
        <w:t xml:space="preserve"> </w:t>
      </w:r>
      <w:r w:rsidR="00891DAA" w:rsidRPr="00891DAA">
        <w:rPr>
          <w:lang w:val="en-US"/>
        </w:rPr>
        <w:t>exist when they are installed</w:t>
      </w:r>
      <w:r w:rsidR="00891DAA">
        <w:rPr>
          <w:lang w:val="en-US"/>
        </w:rPr>
        <w:t xml:space="preserve">”. </w:t>
      </w:r>
      <w:r w:rsidR="00E200D8">
        <w:rPr>
          <w:lang w:val="en-US"/>
        </w:rPr>
        <w:t xml:space="preserve">A telling example is provided by </w:t>
      </w:r>
      <w:r w:rsidR="00E200D8" w:rsidRPr="00E200D8">
        <w:rPr>
          <w:lang w:val="en-US"/>
        </w:rPr>
        <w:t xml:space="preserve">Eppley (2017), discussing outdoor reinstallation and impact of neighborhood’s modifications for Max Neuhaus’ famous </w:t>
      </w:r>
      <w:r w:rsidR="00E200D8" w:rsidRPr="00E200D8">
        <w:rPr>
          <w:i/>
          <w:lang w:val="en-US"/>
        </w:rPr>
        <w:t xml:space="preserve">Times Square </w:t>
      </w:r>
      <w:r w:rsidR="00E200D8" w:rsidRPr="00E200D8">
        <w:rPr>
          <w:lang w:val="en-US"/>
        </w:rPr>
        <w:t>(1977) piece: “[…] one might assess how the new seating arrangement affects acoustic perception, or if its tones need to be ‘retuned’ to a new material density</w:t>
      </w:r>
      <w:r w:rsidR="00E200D8">
        <w:rPr>
          <w:lang w:val="en-US"/>
        </w:rPr>
        <w:t xml:space="preserve"> […]</w:t>
      </w:r>
      <w:r w:rsidR="00E200D8" w:rsidRPr="00E200D8">
        <w:rPr>
          <w:lang w:val="en-US"/>
        </w:rPr>
        <w:t>”.</w:t>
      </w:r>
      <w:r w:rsidR="00E200D8">
        <w:rPr>
          <w:lang w:val="en-US"/>
        </w:rPr>
        <w:t xml:space="preserve"> </w:t>
      </w:r>
      <w:r w:rsidR="00F20889" w:rsidRPr="00F62557">
        <w:rPr>
          <w:highlight w:val="yellow"/>
          <w:lang w:val="en-US"/>
        </w:rPr>
        <w:t xml:space="preserve">Both reports are critical </w:t>
      </w:r>
      <w:r w:rsidR="00791F7B" w:rsidRPr="00F62557">
        <w:rPr>
          <w:highlight w:val="yellow"/>
          <w:lang w:val="en-US"/>
        </w:rPr>
        <w:t xml:space="preserve">but also </w:t>
      </w:r>
      <w:r w:rsidR="00024F3E" w:rsidRPr="00F62557">
        <w:rPr>
          <w:highlight w:val="yellow"/>
          <w:lang w:val="en-US"/>
        </w:rPr>
        <w:t>intertwined:</w:t>
      </w:r>
      <w:r w:rsidR="00791F7B" w:rsidRPr="00F62557">
        <w:rPr>
          <w:highlight w:val="yellow"/>
          <w:lang w:val="en-US"/>
        </w:rPr>
        <w:t xml:space="preserve"> “[…] as the work continues to be installed and</w:t>
      </w:r>
    </w:p>
    <w:p w14:paraId="66241607" w14:textId="77777777" w:rsidR="00791F7B" w:rsidRPr="00F62557" w:rsidRDefault="00791F7B" w:rsidP="00791F7B">
      <w:pPr>
        <w:rPr>
          <w:highlight w:val="yellow"/>
          <w:lang w:val="en-US"/>
        </w:rPr>
      </w:pPr>
      <w:r w:rsidRPr="00F62557">
        <w:rPr>
          <w:highlight w:val="yellow"/>
          <w:lang w:val="en-US"/>
        </w:rPr>
        <w:t>installation instructions evolve, the specifics of each installation are recorded in a</w:t>
      </w:r>
    </w:p>
    <w:p w14:paraId="7CA2BD31" w14:textId="61B3292B" w:rsidR="00891DAA" w:rsidRDefault="00791F7B" w:rsidP="00791F7B">
      <w:pPr>
        <w:rPr>
          <w:lang w:val="en-US"/>
        </w:rPr>
      </w:pPr>
      <w:r w:rsidRPr="00F62557">
        <w:rPr>
          <w:highlight w:val="yellow"/>
          <w:lang w:val="en-US"/>
        </w:rPr>
        <w:t>separate Iteration Report. These in turn inform updates to the Identity Report”</w:t>
      </w:r>
      <w:r>
        <w:rPr>
          <w:lang w:val="en-US"/>
        </w:rPr>
        <w:t xml:space="preserve"> </w:t>
      </w:r>
      <w:r w:rsidR="003F5603">
        <w:rPr>
          <w:lang w:val="en-US"/>
        </w:rPr>
        <w:fldChar w:fldCharType="begin"/>
      </w:r>
      <w:r w:rsidR="00024F3E">
        <w:rPr>
          <w:lang w:val="en-US"/>
        </w:rPr>
        <w:instrText xml:space="preserve"> ADDIN ZOTERO_ITEM CSL_CITATION {"citationID":"jRM0DX76","properties":{"formattedCitation":"(Brost, 2018)","plainCitation":"(Brost, 2018)","noteIndex":0},"citationItems":[{"id":3676,"uris":["http://zotero.org/users/706506/items/KYIC4WX4"],"itemData":{"id":3676,"type":"article-journal","container-title":"The Electronic Media Review","title":"A Documentation Framework for Sound in Time-based Media Installation Art – Electronic Media Review","URL":"https://resources.culturalheritage.org/emg-review/volume-5-2017-2018/brost-2/","volume":"5","author":[{"family":"Brost","given":"Amy"}],"accessed":{"date-parts":[["2021",3,16]]},"issued":{"date-parts":[["2018"]]}}}],"schema":"https://github.com/citation-style-language/schema/raw/master/csl-citation.json"} </w:instrText>
      </w:r>
      <w:r w:rsidR="003F5603">
        <w:rPr>
          <w:lang w:val="en-US"/>
        </w:rPr>
        <w:fldChar w:fldCharType="separate"/>
      </w:r>
      <w:r w:rsidR="00024F3E">
        <w:rPr>
          <w:noProof/>
          <w:lang w:val="en-US"/>
        </w:rPr>
        <w:t>(Brost, 2018)</w:t>
      </w:r>
      <w:r w:rsidR="003F5603">
        <w:rPr>
          <w:lang w:val="en-US"/>
        </w:rPr>
        <w:fldChar w:fldCharType="end"/>
      </w:r>
      <w:r>
        <w:rPr>
          <w:lang w:val="en-US"/>
        </w:rPr>
        <w:t>.</w:t>
      </w:r>
      <w:r w:rsidR="00024F3E">
        <w:rPr>
          <w:lang w:val="en-US"/>
        </w:rPr>
        <w:t xml:space="preserve"> </w:t>
      </w:r>
      <w:r w:rsidR="0052680C">
        <w:rPr>
          <w:lang w:val="en-US"/>
        </w:rPr>
        <w:t xml:space="preserve">In </w:t>
      </w:r>
      <w:r w:rsidR="00E200D8">
        <w:rPr>
          <w:lang w:val="en-US"/>
        </w:rPr>
        <w:t>Brost’s</w:t>
      </w:r>
      <w:r w:rsidR="0052680C">
        <w:rPr>
          <w:lang w:val="en-US"/>
        </w:rPr>
        <w:t xml:space="preserve"> framework though, the listener experience is scantly described, limited to </w:t>
      </w:r>
      <w:r w:rsidR="009409B6">
        <w:rPr>
          <w:lang w:val="en-US"/>
        </w:rPr>
        <w:t>broad</w:t>
      </w:r>
      <w:r w:rsidR="0052680C">
        <w:rPr>
          <w:lang w:val="en-US"/>
        </w:rPr>
        <w:t xml:space="preserve"> documentation categories, namely </w:t>
      </w:r>
      <w:r w:rsidR="0052680C" w:rsidRPr="0052680C">
        <w:rPr>
          <w:i/>
          <w:iCs/>
          <w:lang w:val="en-US"/>
        </w:rPr>
        <w:t>ideal listener experience</w:t>
      </w:r>
      <w:r w:rsidR="0052680C">
        <w:rPr>
          <w:lang w:val="en-US"/>
        </w:rPr>
        <w:t xml:space="preserve">, </w:t>
      </w:r>
      <w:r w:rsidR="0052680C" w:rsidRPr="0052680C">
        <w:rPr>
          <w:i/>
          <w:iCs/>
          <w:lang w:val="en-US"/>
        </w:rPr>
        <w:t>additional listener experiences</w:t>
      </w:r>
      <w:r w:rsidR="0052680C">
        <w:rPr>
          <w:lang w:val="en-US"/>
        </w:rPr>
        <w:t xml:space="preserve">, and </w:t>
      </w:r>
      <w:r w:rsidR="0052680C" w:rsidRPr="0052680C">
        <w:rPr>
          <w:i/>
          <w:iCs/>
          <w:lang w:val="en-US"/>
        </w:rPr>
        <w:t>subjective listener experience</w:t>
      </w:r>
      <w:r w:rsidR="0052680C">
        <w:rPr>
          <w:lang w:val="en-US"/>
        </w:rPr>
        <w:t>.</w:t>
      </w:r>
    </w:p>
    <w:p w14:paraId="5CC12B2E" w14:textId="54B66ED3" w:rsidR="00522F62" w:rsidRDefault="00DB305F" w:rsidP="009570C9">
      <w:r>
        <w:rPr>
          <w:lang w:val="en-US"/>
        </w:rPr>
        <w:lastRenderedPageBreak/>
        <w:t xml:space="preserve">During the project </w:t>
      </w:r>
      <w:r w:rsidRPr="00DB305F">
        <w:rPr>
          <w:lang w:val="en-US"/>
        </w:rPr>
        <w:t>Sound Art Documentation: Spatial Audio and Significant Knowledge (SAD – SASK)</w:t>
      </w:r>
      <w:r>
        <w:rPr>
          <w:lang w:val="en-US"/>
        </w:rPr>
        <w:t xml:space="preserve">, </w:t>
      </w:r>
      <w:r w:rsidR="00CF57FE">
        <w:rPr>
          <w:lang w:val="en-US"/>
        </w:rPr>
        <w:t>we investigate</w:t>
      </w:r>
      <w:r w:rsidR="00887FDD">
        <w:rPr>
          <w:lang w:val="en-US"/>
        </w:rPr>
        <w:t>d</w:t>
      </w:r>
      <w:r w:rsidR="00CF57FE">
        <w:rPr>
          <w:lang w:val="en-US"/>
        </w:rPr>
        <w:t xml:space="preserve"> the relation between sound art installations, documentation practice and the sensory experience of a sound artwork.</w:t>
      </w:r>
      <w:r w:rsidR="001023DB">
        <w:rPr>
          <w:lang w:val="en-US"/>
        </w:rPr>
        <w:t xml:space="preserve"> </w:t>
      </w:r>
      <w:r w:rsidR="00887FDD">
        <w:rPr>
          <w:lang w:val="en-US"/>
        </w:rPr>
        <w:t>In t</w:t>
      </w:r>
      <w:r w:rsidR="001023DB">
        <w:rPr>
          <w:lang w:val="en-US"/>
        </w:rPr>
        <w:t>he first part of the project</w:t>
      </w:r>
      <w:r w:rsidR="00887FDD">
        <w:rPr>
          <w:lang w:val="en-US"/>
        </w:rPr>
        <w:t>, we</w:t>
      </w:r>
      <w:r w:rsidR="001023DB">
        <w:rPr>
          <w:lang w:val="en-US"/>
        </w:rPr>
        <w:t xml:space="preserve"> </w:t>
      </w:r>
      <w:r w:rsidR="00887FDD">
        <w:rPr>
          <w:lang w:val="en-US"/>
        </w:rPr>
        <w:t xml:space="preserve">developed </w:t>
      </w:r>
      <w:r w:rsidR="001023DB">
        <w:rPr>
          <w:lang w:val="en-US"/>
        </w:rPr>
        <w:t xml:space="preserve">a technical description framework for sound art </w:t>
      </w:r>
      <w:r w:rsidR="00887FDD">
        <w:rPr>
          <w:lang w:val="en-US"/>
        </w:rPr>
        <w:t xml:space="preserve">installation </w:t>
      </w:r>
      <w:r w:rsidR="001023DB">
        <w:rPr>
          <w:lang w:val="en-US"/>
        </w:rPr>
        <w:t xml:space="preserve">in Quebec based on the literature </w:t>
      </w:r>
      <w:r w:rsidR="00B444AA">
        <w:rPr>
          <w:lang w:val="en-US"/>
        </w:rPr>
        <w:t xml:space="preserve">and a review of the artistic </w:t>
      </w:r>
      <w:r w:rsidR="00887FDD">
        <w:rPr>
          <w:lang w:val="en-US"/>
        </w:rPr>
        <w:t xml:space="preserve">practices </w:t>
      </w:r>
      <w:r w:rsidR="001023DB">
        <w:rPr>
          <w:lang w:val="en-US"/>
        </w:rPr>
        <w:fldChar w:fldCharType="begin"/>
      </w:r>
      <w:r w:rsidR="001023DB">
        <w:rPr>
          <w:lang w:val="en-US"/>
        </w:rPr>
        <w:instrText xml:space="preserve"> ADDIN ZOTERO_ITEM CSL_CITATION {"citationID":"xJgKomhM","properties":{"formattedCitation":"(see Fraisse et al., 2022)","plainCitation":"(see Fraisse et al., 2022)","noteIndex":0},"citationItems":[{"id":4859,"uris":["http://zotero.org/users/706506/items/JVQHJPH2"],"itemData":{"id":4859,"type":"article-journal","abstract":"We propose a conceptual framework for describing and documenting sound installations from a visitor’s point of view. In the form of a taxonomy, the framework includes four complementary perspectives: sound sources, sound design approaches, visiting modalities and visual aspects. Its elaboration was informed by a review of contemporary sound installations in Quebec as well as a literature review on conceptual and theoretical frameworks on sound art and sound installations. Compared with existing frameworks, the taxonomy is useful for describing and comparing sound installations across meaningful perspectives from a visitor’s stance. To illustrate the potential benefits of the taxonomy and the diversity of installations it can portray, we provide a comparative analysis of four contemporary sound installations from different perspectives. We conclude with the use of this taxonomy for documentation purposes.","container-title":"Organised Sound","DOI":"10.1017/S135577182200036X","ISSN":"1355-7718, 1469-8153","issue":"2","language":"en","page":"227-242","source":"Cambridge University Press","title":"Experiencing Sound Installations: A conceptual framework","title-short":"Experiencing Sound Installations","volume":"7","author":[{"family":"Fraisse","given":"Valérian"},{"family":"Giannini","given":"Nicola"},{"family":"Guastavino","given":"Catherine"},{"family":"Boutard","given":"Guillaume"}],"issued":{"date-parts":[["2022",9,16]]}},"label":"page","prefix":"see"}],"schema":"https://github.com/citation-style-language/schema/raw/master/csl-citation.json"} </w:instrText>
      </w:r>
      <w:r w:rsidR="001023DB">
        <w:rPr>
          <w:lang w:val="en-US"/>
        </w:rPr>
        <w:fldChar w:fldCharType="separate"/>
      </w:r>
      <w:r w:rsidR="001023DB">
        <w:rPr>
          <w:noProof/>
          <w:lang w:val="en-US"/>
        </w:rPr>
        <w:t>(see Fraisse et al. 2022)</w:t>
      </w:r>
      <w:r w:rsidR="001023DB">
        <w:rPr>
          <w:lang w:val="en-US"/>
        </w:rPr>
        <w:fldChar w:fldCharType="end"/>
      </w:r>
      <w:r w:rsidR="001023DB">
        <w:rPr>
          <w:lang w:val="en-US"/>
        </w:rPr>
        <w:t>. Based on th</w:t>
      </w:r>
      <w:r w:rsidR="00887FDD">
        <w:rPr>
          <w:lang w:val="en-US"/>
        </w:rPr>
        <w:t>is</w:t>
      </w:r>
      <w:r w:rsidR="001023DB">
        <w:rPr>
          <w:lang w:val="en-US"/>
        </w:rPr>
        <w:t xml:space="preserve"> framework, we selected two </w:t>
      </w:r>
      <w:r w:rsidR="00887FDD">
        <w:rPr>
          <w:lang w:val="en-US"/>
        </w:rPr>
        <w:t>sound art installations</w:t>
      </w:r>
      <w:r w:rsidR="001023DB">
        <w:rPr>
          <w:lang w:val="en-US"/>
        </w:rPr>
        <w:t xml:space="preserve"> </w:t>
      </w:r>
      <w:r w:rsidR="001023DB">
        <w:rPr>
          <w:lang w:val="en-US"/>
        </w:rPr>
        <w:fldChar w:fldCharType="begin"/>
      </w:r>
      <w:r w:rsidR="001023DB">
        <w:rPr>
          <w:lang w:val="en-US"/>
        </w:rPr>
        <w:instrText xml:space="preserve"> ADDIN ZOTERO_ITEM CSL_CITATION {"citationID":"N0RlX0zl","properties":{"formattedCitation":"(see Boutard et al., 2022)","plainCitation":"(see Boutard et al., 2022)","noteIndex":0},"citationItems":[{"id":4128,"uris":["http://zotero.org/users/706506/items/BRA5PVYD"],"itemData":{"id":4128,"type":"article-journal","container-title":"Resonance","issue":"2","page":"177-193","title":"Review of contemporary sound installation practices in Québec","volume":"3","author":[{"family":"Boutard","given":"Guillaume"},{"family":"Guastavino","given":"Catherine"},{"family":"Bernier","given":"Nicolas"},{"family":"Gauthier","given":"Philippe-Aubert"},{"family":"Fraisse","given":"Valérian"},{"family":"Giannini","given":"Nicola"},{"family":"Champagne","given":"Julien"}],"issued":{"date-parts":[["2022"]]}},"label":"page","prefix":"see"}],"schema":"https://github.com/citation-style-language/schema/raw/master/csl-citation.json"} </w:instrText>
      </w:r>
      <w:r w:rsidR="001023DB">
        <w:rPr>
          <w:lang w:val="en-US"/>
        </w:rPr>
        <w:fldChar w:fldCharType="separate"/>
      </w:r>
      <w:r w:rsidR="001023DB">
        <w:rPr>
          <w:noProof/>
          <w:lang w:val="en-US"/>
        </w:rPr>
        <w:t>(see Boutard et al. 2022)</w:t>
      </w:r>
      <w:r w:rsidR="001023DB">
        <w:rPr>
          <w:lang w:val="en-US"/>
        </w:rPr>
        <w:fldChar w:fldCharType="end"/>
      </w:r>
      <w:r w:rsidR="001023DB">
        <w:rPr>
          <w:lang w:val="en-US"/>
        </w:rPr>
        <w:t xml:space="preserve"> for the second part</w:t>
      </w:r>
      <w:r w:rsidR="00B444AA">
        <w:rPr>
          <w:lang w:val="en-US"/>
        </w:rPr>
        <w:t xml:space="preserve"> of the project</w:t>
      </w:r>
      <w:r w:rsidR="001023DB">
        <w:rPr>
          <w:lang w:val="en-US"/>
        </w:rPr>
        <w:t xml:space="preserve">, </w:t>
      </w:r>
      <w:r w:rsidR="00887FDD">
        <w:rPr>
          <w:lang w:val="en-US"/>
        </w:rPr>
        <w:t>which focuses on the sensory experience in relation to documentation</w:t>
      </w:r>
      <w:r w:rsidR="001023DB">
        <w:rPr>
          <w:lang w:val="en-US"/>
        </w:rPr>
        <w:t>.</w:t>
      </w:r>
      <w:r w:rsidR="00C52597">
        <w:rPr>
          <w:lang w:val="en-US"/>
        </w:rPr>
        <w:t xml:space="preserve"> Th</w:t>
      </w:r>
      <w:r w:rsidR="00887FDD">
        <w:rPr>
          <w:lang w:val="en-US"/>
        </w:rPr>
        <w:t>e present</w:t>
      </w:r>
      <w:r w:rsidR="00C52597">
        <w:rPr>
          <w:lang w:val="en-US"/>
        </w:rPr>
        <w:t xml:space="preserve"> paper discusses the outcomes of this second part</w:t>
      </w:r>
      <w:r w:rsidR="00BA0829">
        <w:rPr>
          <w:lang w:val="en-US"/>
        </w:rPr>
        <w:t>, which</w:t>
      </w:r>
      <w:r w:rsidR="00291291">
        <w:rPr>
          <w:lang w:val="en-US"/>
        </w:rPr>
        <w:t xml:space="preserve"> </w:t>
      </w:r>
      <w:r w:rsidR="00887FDD">
        <w:rPr>
          <w:lang w:val="en-US"/>
        </w:rPr>
        <w:t>started with</w:t>
      </w:r>
      <w:r w:rsidR="00285BFC">
        <w:rPr>
          <w:lang w:val="en-US"/>
        </w:rPr>
        <w:t xml:space="preserve"> </w:t>
      </w:r>
      <w:r w:rsidR="00522F62">
        <w:rPr>
          <w:lang w:val="en-US"/>
        </w:rPr>
        <w:t xml:space="preserve">spatial audio recordings of two sound art installations: Estelle </w:t>
      </w:r>
      <w:proofErr w:type="spellStart"/>
      <w:r w:rsidR="00522F62">
        <w:rPr>
          <w:lang w:val="en-US"/>
        </w:rPr>
        <w:t>Schorpp’s</w:t>
      </w:r>
      <w:proofErr w:type="spellEnd"/>
      <w:r w:rsidR="00522F62">
        <w:rPr>
          <w:lang w:val="en-US"/>
        </w:rPr>
        <w:t xml:space="preserve"> </w:t>
      </w:r>
      <w:proofErr w:type="spellStart"/>
      <w:r w:rsidR="00522F62" w:rsidRPr="00522F62">
        <w:rPr>
          <w:i/>
          <w:iCs/>
          <w:lang w:val="en-US"/>
        </w:rPr>
        <w:t>Écosystème</w:t>
      </w:r>
      <w:proofErr w:type="spellEnd"/>
      <w:r w:rsidR="00522F62" w:rsidRPr="00522F62">
        <w:rPr>
          <w:i/>
          <w:iCs/>
          <w:lang w:val="en-US"/>
        </w:rPr>
        <w:t>(s)</w:t>
      </w:r>
      <w:r w:rsidR="00522F62">
        <w:rPr>
          <w:lang w:val="en-US"/>
        </w:rPr>
        <w:t xml:space="preserve"> </w:t>
      </w:r>
      <w:r w:rsidR="00522F62">
        <w:rPr>
          <w:lang w:val="en-US"/>
        </w:rPr>
        <w:fldChar w:fldCharType="begin"/>
      </w:r>
      <w:r w:rsidR="00522F62">
        <w:rPr>
          <w:lang w:val="en-US"/>
        </w:rPr>
        <w:instrText xml:space="preserve"> ADDIN ZOTERO_ITEM CSL_CITATION {"citationID":"ScXgWpfE","properties":{"formattedCitation":"(see Schorpp, 2019)","plainCitation":"(see Schorpp, 2019)","noteIndex":0},"citationItems":[{"id":5145,"uris":["http://zotero.org/users/706506/items/JVEZ4HMM"],"itemData":{"id":5145,"type":"webpage","abstract":"ÉCOSYSTÈME(S) self-interactive sound installation 2019 Écosystème(s) is a self-interactive sound installation inspired by the communication techniques...","language":"en","title":"Écosystème(s)","title-short":"ÉCOSYSTÈME(S) — Estelle Schorpp","URL":"https://estelle-schorpp.com/ECOSYSTEME-S","author":[{"family":"Schorpp","given":"Estelle"}],"accessed":{"date-parts":[["2024",9,12]]},"issued":{"date-parts":[["2019"]]}},"label":"page","prefix":"see"}],"schema":"https://github.com/citation-style-language/schema/raw/master/csl-citation.json"} </w:instrText>
      </w:r>
      <w:r w:rsidR="00522F62">
        <w:rPr>
          <w:lang w:val="en-US"/>
        </w:rPr>
        <w:fldChar w:fldCharType="separate"/>
      </w:r>
      <w:r w:rsidR="00522F62">
        <w:rPr>
          <w:noProof/>
          <w:lang w:val="en-US"/>
        </w:rPr>
        <w:t>(see Schorpp 2019)</w:t>
      </w:r>
      <w:r w:rsidR="00522F62">
        <w:rPr>
          <w:lang w:val="en-US"/>
        </w:rPr>
        <w:fldChar w:fldCharType="end"/>
      </w:r>
      <w:r w:rsidR="00522F62">
        <w:rPr>
          <w:lang w:val="en-US"/>
        </w:rPr>
        <w:t xml:space="preserve">; and Jean-Pierre Gauthier’s </w:t>
      </w:r>
      <w:proofErr w:type="spellStart"/>
      <w:r w:rsidR="00522F62" w:rsidRPr="00522F62">
        <w:rPr>
          <w:i/>
          <w:iCs/>
          <w:lang w:val="en-US"/>
        </w:rPr>
        <w:t>Générateur</w:t>
      </w:r>
      <w:proofErr w:type="spellEnd"/>
      <w:r w:rsidR="00522F62" w:rsidRPr="00522F62">
        <w:rPr>
          <w:i/>
          <w:iCs/>
          <w:lang w:val="en-US"/>
        </w:rPr>
        <w:t xml:space="preserve"> </w:t>
      </w:r>
      <w:proofErr w:type="spellStart"/>
      <w:r w:rsidR="00522F62" w:rsidRPr="00522F62">
        <w:rPr>
          <w:i/>
          <w:iCs/>
          <w:lang w:val="en-US"/>
        </w:rPr>
        <w:t>Stochastique</w:t>
      </w:r>
      <w:proofErr w:type="spellEnd"/>
      <w:r w:rsidR="00CE131B">
        <w:rPr>
          <w:lang w:val="en-US"/>
        </w:rPr>
        <w:t xml:space="preserve"> </w:t>
      </w:r>
      <w:r w:rsidR="00CE131B">
        <w:rPr>
          <w:lang w:val="en-US"/>
        </w:rPr>
        <w:fldChar w:fldCharType="begin"/>
      </w:r>
      <w:r w:rsidR="00CE131B">
        <w:rPr>
          <w:lang w:val="en-US"/>
        </w:rPr>
        <w:instrText xml:space="preserve"> ADDIN ZOTERO_ITEM CSL_CITATION {"citationID":"hMegLcdh","properties":{"formattedCitation":"(see OBORO, 2020)","plainCitation":"(see OBORO, 2020)","noteIndex":0},"citationItems":[{"id":5153,"uris":["http://zotero.org/users/706506/items/FXZ3CVXA"],"itemData":{"id":5153,"type":"motion_picture","abstract":"Initialement pr&amp;eacute;vue aux mois d&amp;rsquo;avril et mai 2020, l&amp;rsquo;exposition &amp;laquo; Asservissements &amp;amp; G&amp;eacute;n&amp;eacute;rateur stochastique&amp;nbsp;&amp;raquo;&amp;hellip;","dimensions":"PT00H01M35S","source":"Vimeo","title":"Jean-Pierre Gauthier - Générateur stochastique v.2.0","URL":"https://vimeo.com/413620491","director":[{"literal":"OBORO"}],"accessed":{"date-parts":[["2024",9,14]]},"issued":{"date-parts":[["2020",4,30]]}},"label":"page","prefix":"see"}],"schema":"https://github.com/citation-style-language/schema/raw/master/csl-citation.json"} </w:instrText>
      </w:r>
      <w:r w:rsidR="00CE131B">
        <w:rPr>
          <w:lang w:val="en-US"/>
        </w:rPr>
        <w:fldChar w:fldCharType="separate"/>
      </w:r>
      <w:r w:rsidR="00CE131B">
        <w:rPr>
          <w:noProof/>
          <w:lang w:val="en-US"/>
        </w:rPr>
        <w:t>(see OBORO, 2020)</w:t>
      </w:r>
      <w:r w:rsidR="00CE131B">
        <w:rPr>
          <w:lang w:val="en-US"/>
        </w:rPr>
        <w:fldChar w:fldCharType="end"/>
      </w:r>
      <w:r w:rsidR="00522F62">
        <w:rPr>
          <w:lang w:val="en-US"/>
        </w:rPr>
        <w:t>.</w:t>
      </w:r>
      <w:r w:rsidR="0093519D">
        <w:rPr>
          <w:lang w:val="en-US"/>
        </w:rPr>
        <w:t xml:space="preserve"> </w:t>
      </w:r>
      <w:r w:rsidR="00522F62">
        <w:rPr>
          <w:lang w:val="en-US"/>
        </w:rPr>
        <w:t xml:space="preserve"> </w:t>
      </w:r>
      <w:proofErr w:type="spellStart"/>
      <w:r w:rsidR="0093519D">
        <w:rPr>
          <w:lang w:val="en-US"/>
        </w:rPr>
        <w:t>McConchie</w:t>
      </w:r>
      <w:proofErr w:type="spellEnd"/>
      <w:r w:rsidR="0093519D">
        <w:rPr>
          <w:lang w:val="en-US"/>
        </w:rPr>
        <w:t xml:space="preserve"> </w:t>
      </w:r>
      <w:r w:rsidR="0093519D">
        <w:rPr>
          <w:lang w:val="en-US"/>
        </w:rPr>
        <w:fldChar w:fldCharType="begin"/>
      </w:r>
      <w:r w:rsidR="0093519D">
        <w:rPr>
          <w:lang w:val="en-US"/>
        </w:rPr>
        <w:instrText xml:space="preserve"> ADDIN ZOTERO_ITEM CSL_CITATION {"citationID":"POIzXJki","properties":{"formattedCitation":"(2018)","plainCitation":"(2018)","noteIndex":0},"citationItems":[{"id":1303,"uris":["http://zotero.org/users/706506/items/XAKF9NHT"],"itemData":{"id":1303,"type":"article-journal","container-title":"The Electronic Media Review","language":"en-US","title":"Virtual Reality Tools as Spatial Documentation","URL":"https://resources.culturalheritage.org/emg-review/volume-5-2017-2018/mcconchie/","volume":"5","author":[{"family":"McConchie","given":"Jack"}],"accessed":{"date-parts":[["2020",1,24]]},"issued":{"date-parts":[["2018"]]}},"label":"page","suppress-author":true}],"schema":"https://github.com/citation-style-language/schema/raw/master/csl-citation.json"} </w:instrText>
      </w:r>
      <w:r w:rsidR="0093519D">
        <w:rPr>
          <w:lang w:val="en-US"/>
        </w:rPr>
        <w:fldChar w:fldCharType="separate"/>
      </w:r>
      <w:r w:rsidR="0093519D">
        <w:rPr>
          <w:noProof/>
          <w:lang w:val="en-US"/>
        </w:rPr>
        <w:t>(2018)</w:t>
      </w:r>
      <w:r w:rsidR="0093519D">
        <w:rPr>
          <w:lang w:val="en-US"/>
        </w:rPr>
        <w:fldChar w:fldCharType="end"/>
      </w:r>
      <w:r w:rsidR="0093519D">
        <w:rPr>
          <w:lang w:val="en-US"/>
        </w:rPr>
        <w:t xml:space="preserve"> proposed to use virtual reality tools for documentation purposes but little has been done for sound art</w:t>
      </w:r>
      <w:r w:rsidR="00A74F04">
        <w:rPr>
          <w:lang w:val="en-US"/>
        </w:rPr>
        <w:t>.</w:t>
      </w:r>
      <w:r w:rsidR="0093519D">
        <w:rPr>
          <w:lang w:val="en-US"/>
        </w:rPr>
        <w:t xml:space="preserve"> </w:t>
      </w:r>
      <w:r w:rsidR="00A74F04" w:rsidRPr="00F62557">
        <w:rPr>
          <w:highlight w:val="yellow"/>
          <w:lang w:val="en-US"/>
        </w:rPr>
        <w:t>Virtualization</w:t>
      </w:r>
      <w:r w:rsidR="000E00E5" w:rsidRPr="00F62557">
        <w:rPr>
          <w:highlight w:val="yellow"/>
          <w:lang w:val="en-US"/>
        </w:rPr>
        <w:t xml:space="preserve"> of </w:t>
      </w:r>
      <w:r w:rsidR="000973B5" w:rsidRPr="00F62557">
        <w:rPr>
          <w:highlight w:val="yellow"/>
          <w:lang w:val="en-US"/>
        </w:rPr>
        <w:t>s</w:t>
      </w:r>
      <w:r w:rsidR="000E00E5" w:rsidRPr="00F62557">
        <w:rPr>
          <w:highlight w:val="yellow"/>
          <w:lang w:val="en-US"/>
        </w:rPr>
        <w:t xml:space="preserve">ound </w:t>
      </w:r>
      <w:r w:rsidR="000973B5" w:rsidRPr="00F62557">
        <w:rPr>
          <w:highlight w:val="yellow"/>
          <w:lang w:val="en-US"/>
        </w:rPr>
        <w:t>a</w:t>
      </w:r>
      <w:r w:rsidR="000E00E5" w:rsidRPr="00F62557">
        <w:rPr>
          <w:highlight w:val="yellow"/>
          <w:lang w:val="en-US"/>
        </w:rPr>
        <w:t xml:space="preserve">rt has attracted far more interest in </w:t>
      </w:r>
      <w:r w:rsidR="000973B5" w:rsidRPr="00F62557">
        <w:rPr>
          <w:highlight w:val="yellow"/>
          <w:lang w:val="en-US"/>
        </w:rPr>
        <w:t>dissemination</w:t>
      </w:r>
      <w:r w:rsidR="000E00E5" w:rsidRPr="00F62557">
        <w:rPr>
          <w:highlight w:val="yellow"/>
          <w:lang w:val="en-US"/>
        </w:rPr>
        <w:t xml:space="preserve"> rather tha</w:t>
      </w:r>
      <w:ins w:id="0" w:author="Henrik Frisk" w:date="2025-01-28T16:08:00Z" w16du:dateUtc="2025-01-28T15:08:00Z">
        <w:r w:rsidR="00573CA7">
          <w:rPr>
            <w:highlight w:val="yellow"/>
            <w:lang w:val="en-US"/>
          </w:rPr>
          <w:t>n</w:t>
        </w:r>
      </w:ins>
      <w:del w:id="1" w:author="Henrik Frisk" w:date="2025-01-28T16:08:00Z" w16du:dateUtc="2025-01-28T15:08:00Z">
        <w:r w:rsidR="000E00E5" w:rsidRPr="00F62557" w:rsidDel="00573CA7">
          <w:rPr>
            <w:highlight w:val="yellow"/>
            <w:lang w:val="en-US"/>
          </w:rPr>
          <w:delText>t</w:delText>
        </w:r>
      </w:del>
      <w:r w:rsidR="000E00E5" w:rsidRPr="00F62557">
        <w:rPr>
          <w:highlight w:val="yellow"/>
          <w:lang w:val="en-US"/>
        </w:rPr>
        <w:t xml:space="preserve"> documentation</w:t>
      </w:r>
      <w:r w:rsidR="000101FA">
        <w:rPr>
          <w:lang w:val="en-US"/>
        </w:rPr>
        <w:t xml:space="preserve">, for example </w:t>
      </w:r>
      <w:proofErr w:type="spellStart"/>
      <w:r w:rsidR="000101FA">
        <w:rPr>
          <w:lang w:val="en-US"/>
        </w:rPr>
        <w:t>Sporobole’s</w:t>
      </w:r>
      <w:proofErr w:type="spellEnd"/>
      <w:r w:rsidR="000101FA">
        <w:rPr>
          <w:lang w:val="en-US"/>
        </w:rPr>
        <w:t xml:space="preserve"> </w:t>
      </w:r>
      <w:r w:rsidR="000101FA">
        <w:rPr>
          <w:lang w:val="en-US"/>
        </w:rPr>
        <w:fldChar w:fldCharType="begin"/>
      </w:r>
      <w:r w:rsidR="000101FA">
        <w:rPr>
          <w:lang w:val="en-US"/>
        </w:rPr>
        <w:instrText xml:space="preserve"> ADDIN ZOTERO_ITEM CSL_CITATION {"citationID":"wTkJcoNe","properties":{"formattedCitation":"(2023)","plainCitation":"(2023)","noteIndex":0},"citationItems":[{"id":5149,"uris":["http://zotero.org/users/706506/items/CLTXDEHF"],"itemData":{"id":5149,"type":"post-weblog","abstract":"En plaçant au cœur de l’expérience des visiteurs la question de la liberté de mouvement dans un environnement visuel et sonore tridimensionnel, Déjà-vu vise à","language":"fr-CA","title":"Déjà-vu - Plateforme d'immersion sonore","URL":"https://sporobole.org/diffusion/deja-vu-plateforme-sonore/","author":[{"literal":"Sporobole"}],"accessed":{"date-parts":[["2024",9,12]]},"issued":{"date-parts":[["2023"]]}},"label":"page","suppress-author":true}],"schema":"https://github.com/citation-style-language/schema/raw/master/csl-citation.json"} </w:instrText>
      </w:r>
      <w:r w:rsidR="000101FA">
        <w:rPr>
          <w:lang w:val="en-US"/>
        </w:rPr>
        <w:fldChar w:fldCharType="separate"/>
      </w:r>
      <w:r w:rsidR="000101FA">
        <w:rPr>
          <w:noProof/>
          <w:lang w:val="en-US"/>
        </w:rPr>
        <w:t>(2023)</w:t>
      </w:r>
      <w:r w:rsidR="000101FA">
        <w:rPr>
          <w:lang w:val="en-US"/>
        </w:rPr>
        <w:fldChar w:fldCharType="end"/>
      </w:r>
      <w:r w:rsidR="000101FA">
        <w:rPr>
          <w:lang w:val="en-US"/>
        </w:rPr>
        <w:t xml:space="preserve"> Déjà-Vu </w:t>
      </w:r>
      <w:r w:rsidR="00DF0A10">
        <w:rPr>
          <w:lang w:val="en-US"/>
        </w:rPr>
        <w:t>platform</w:t>
      </w:r>
      <w:r w:rsidR="0093519D">
        <w:rPr>
          <w:lang w:val="en-US"/>
        </w:rPr>
        <w:t>.</w:t>
      </w:r>
      <w:r w:rsidR="0008717A">
        <w:rPr>
          <w:lang w:val="en-US"/>
        </w:rPr>
        <w:t xml:space="preserve"> The distinction is important as the project consciously does not include a visual immersive rendition but concentrates on spatial audio </w:t>
      </w:r>
      <w:r w:rsidR="005939BD">
        <w:rPr>
          <w:lang w:val="en-US"/>
        </w:rPr>
        <w:t xml:space="preserve">rendering </w:t>
      </w:r>
      <w:r w:rsidR="0008717A">
        <w:rPr>
          <w:lang w:val="en-US"/>
        </w:rPr>
        <w:t xml:space="preserve">to investigate sound </w:t>
      </w:r>
      <w:r w:rsidR="005939BD">
        <w:rPr>
          <w:lang w:val="en-US"/>
        </w:rPr>
        <w:t xml:space="preserve">art </w:t>
      </w:r>
      <w:r w:rsidR="0008717A">
        <w:rPr>
          <w:lang w:val="en-US"/>
        </w:rPr>
        <w:t xml:space="preserve">installation documentation. </w:t>
      </w:r>
      <w:r w:rsidR="00A85141" w:rsidRPr="00F62557">
        <w:rPr>
          <w:highlight w:val="yellow"/>
          <w:lang w:val="en-US"/>
        </w:rPr>
        <w:t>As such, th</w:t>
      </w:r>
      <w:r w:rsidR="00021C4D" w:rsidRPr="00F62557">
        <w:rPr>
          <w:highlight w:val="yellow"/>
          <w:lang w:val="en-US"/>
        </w:rPr>
        <w:t>e</w:t>
      </w:r>
      <w:r w:rsidR="00A85141" w:rsidRPr="00F62557">
        <w:rPr>
          <w:highlight w:val="yellow"/>
          <w:lang w:val="en-US"/>
        </w:rPr>
        <w:t xml:space="preserve"> project </w:t>
      </w:r>
      <w:r w:rsidR="00427A71" w:rsidRPr="00F62557">
        <w:rPr>
          <w:highlight w:val="yellow"/>
          <w:lang w:val="en-US"/>
        </w:rPr>
        <w:t>focuses on the auditory experience as a critical part of the sensory expe</w:t>
      </w:r>
      <w:r w:rsidR="00021C4D" w:rsidRPr="00F62557">
        <w:rPr>
          <w:highlight w:val="yellow"/>
          <w:lang w:val="en-US"/>
        </w:rPr>
        <w:t>r</w:t>
      </w:r>
      <w:r w:rsidR="00427A71" w:rsidRPr="00F62557">
        <w:rPr>
          <w:highlight w:val="yellow"/>
          <w:lang w:val="en-US"/>
        </w:rPr>
        <w:t>ience</w:t>
      </w:r>
      <w:r w:rsidR="00021C4D" w:rsidRPr="00F62557">
        <w:rPr>
          <w:highlight w:val="yellow"/>
          <w:lang w:val="en-US"/>
        </w:rPr>
        <w:t xml:space="preserve"> while acknowledging its codependency to the other dimensions of the sensory experience</w:t>
      </w:r>
      <w:r w:rsidR="00D20748" w:rsidRPr="00F62557">
        <w:rPr>
          <w:highlight w:val="yellow"/>
          <w:lang w:val="en-US"/>
        </w:rPr>
        <w:t xml:space="preserve"> in its holistic nature</w:t>
      </w:r>
      <w:r w:rsidR="00021C4D" w:rsidRPr="00F62557">
        <w:rPr>
          <w:highlight w:val="yellow"/>
          <w:lang w:val="en-US"/>
        </w:rPr>
        <w:t>.</w:t>
      </w:r>
      <w:r w:rsidR="00021C4D">
        <w:rPr>
          <w:lang w:val="en-US"/>
        </w:rPr>
        <w:t xml:space="preserve"> </w:t>
      </w:r>
      <w:r w:rsidR="0008717A">
        <w:rPr>
          <w:lang w:val="en-US"/>
        </w:rPr>
        <w:t>Bandt</w:t>
      </w:r>
      <w:r w:rsidR="00EF72BE">
        <w:rPr>
          <w:lang w:val="en-US"/>
        </w:rPr>
        <w:t xml:space="preserve"> </w:t>
      </w:r>
      <w:r w:rsidR="00EF72BE">
        <w:rPr>
          <w:lang w:val="en-US"/>
        </w:rPr>
        <w:fldChar w:fldCharType="begin"/>
      </w:r>
      <w:r w:rsidR="00EF72BE">
        <w:rPr>
          <w:lang w:val="en-US"/>
        </w:rPr>
        <w:instrText xml:space="preserve"> ADDIN ZOTERO_ITEM CSL_CITATION {"citationID":"YoMmmS3A","properties":{"formattedCitation":"(2006)","plainCitation":"(2006)","noteIndex":0},"citationItems":[{"id":5147,"uris":["http://zotero.org/users/706506/items/BFIXJ7EE"],"itemData":{"id":5147,"type":"article-journal","abstract":"Sound installation interfaces musical and visual art through time and space. It is a sonic intermedia practice, which blurs the boundaries of the visual and aural and includes the spatial, the temporal and the haptic. Since 1977 I have been designing sound installations that merge the senses, offering unique experiences for the listener as participating auditor. In the discussion of several of these works the conceptual considerations in the design of cross-disciplinary works are addressed. These include the parameters derived from the disciplines of sculpture, sound, temporal composition, spatial architecture and audience interactivity. Some works merge many interdisciplinary elements such as sculptural forms, video, photography, radio and performance as well as sound, while others may appear almost invisible. The degree of musical composition and sound design features vary from work to work. Sound installations are rarely static, having many possible outcomes and many works have a high degree of immersive and interactive characteristics. As such they are difficult to document. This article will look at representative examples of my sound installations since 1977 showing diverse approaches to sound installation. It is a potent artform, which has stretched the boundaries of the disciplines of fine art and music, merging sound, time and space in new ways.","container-title":"Contemporary Music Review","DOI":"10.1080/07494460600761021","ISSN":"0749-4467","issue":"4","note":"publisher: Routledge\n_eprint: https://doi.org/10.1080/07494460600761021","page":"353-365","source":"Taylor and Francis+NEJM","title":"Sound installation: Blurring the boundaries of the Eye, the Ear, Space and Time","title-short":"Sound installation","volume":"25","author":[{"family":"Bandt","given":"Ros"}],"issued":{"date-parts":[["2006",8,1]]}},"label":"page","suppress-author":true}],"schema":"https://github.com/citation-style-language/schema/raw/master/csl-citation.json"} </w:instrText>
      </w:r>
      <w:r w:rsidR="00EF72BE">
        <w:rPr>
          <w:lang w:val="en-US"/>
        </w:rPr>
        <w:fldChar w:fldCharType="separate"/>
      </w:r>
      <w:r w:rsidR="00EF72BE">
        <w:rPr>
          <w:noProof/>
          <w:lang w:val="en-US"/>
        </w:rPr>
        <w:t>(2006)</w:t>
      </w:r>
      <w:r w:rsidR="00EF72BE">
        <w:rPr>
          <w:lang w:val="en-US"/>
        </w:rPr>
        <w:fldChar w:fldCharType="end"/>
      </w:r>
      <w:r w:rsidR="0008717A">
        <w:rPr>
          <w:lang w:val="en-US"/>
        </w:rPr>
        <w:t>, for example, defined sound installations as “</w:t>
      </w:r>
      <w:r w:rsidR="0008717A" w:rsidRPr="00EE4347">
        <w:t>a sonic</w:t>
      </w:r>
      <w:r w:rsidR="0008717A">
        <w:t xml:space="preserve"> </w:t>
      </w:r>
      <w:r w:rsidR="0008717A" w:rsidRPr="00EE4347">
        <w:t>intermedia practice, which blurs the boundaries of the visual and aural and includes the</w:t>
      </w:r>
      <w:r w:rsidR="0008717A">
        <w:t xml:space="preserve"> </w:t>
      </w:r>
      <w:r w:rsidR="0008717A" w:rsidRPr="00EE4347">
        <w:t>spatial, the temporal and the haptic</w:t>
      </w:r>
      <w:r w:rsidR="0008717A">
        <w:t xml:space="preserve">”. There is thus a strong reduction of the </w:t>
      </w:r>
      <w:r w:rsidR="004C12B3">
        <w:t xml:space="preserve">idea of </w:t>
      </w:r>
      <w:r w:rsidR="0008717A">
        <w:t>sensory experience proposed in this project</w:t>
      </w:r>
      <w:r w:rsidR="004C12B3">
        <w:t xml:space="preserve"> for the sake of the research</w:t>
      </w:r>
      <w:r w:rsidR="009F160F">
        <w:t xml:space="preserve"> </w:t>
      </w:r>
      <w:r w:rsidR="009F160F" w:rsidRPr="00F62557">
        <w:rPr>
          <w:highlight w:val="yellow"/>
        </w:rPr>
        <w:t xml:space="preserve">and </w:t>
      </w:r>
      <w:r w:rsidR="00003ADA" w:rsidRPr="00F62557">
        <w:rPr>
          <w:highlight w:val="yellow"/>
        </w:rPr>
        <w:t xml:space="preserve">its positioning </w:t>
      </w:r>
      <w:r w:rsidR="008971DD" w:rsidRPr="00F62557">
        <w:rPr>
          <w:highlight w:val="yellow"/>
        </w:rPr>
        <w:t>within</w:t>
      </w:r>
      <w:r w:rsidR="009F160F" w:rsidRPr="00F62557">
        <w:rPr>
          <w:highlight w:val="yellow"/>
        </w:rPr>
        <w:t xml:space="preserve"> </w:t>
      </w:r>
      <w:r w:rsidR="008971DD" w:rsidRPr="00F62557">
        <w:rPr>
          <w:highlight w:val="yellow"/>
        </w:rPr>
        <w:t xml:space="preserve">the </w:t>
      </w:r>
      <w:r w:rsidR="009F160F" w:rsidRPr="00F62557">
        <w:rPr>
          <w:highlight w:val="yellow"/>
        </w:rPr>
        <w:t>context of broader documentation framew</w:t>
      </w:r>
      <w:r w:rsidR="008971DD" w:rsidRPr="00F62557">
        <w:rPr>
          <w:highlight w:val="yellow"/>
        </w:rPr>
        <w:t>o</w:t>
      </w:r>
      <w:r w:rsidR="009F160F" w:rsidRPr="00F62557">
        <w:rPr>
          <w:highlight w:val="yellow"/>
        </w:rPr>
        <w:t>rk</w:t>
      </w:r>
      <w:r w:rsidR="008971DD" w:rsidRPr="00F62557">
        <w:rPr>
          <w:highlight w:val="yellow"/>
        </w:rPr>
        <w:t xml:space="preserve">s </w:t>
      </w:r>
      <w:r w:rsidR="00277408" w:rsidRPr="00F62557">
        <w:rPr>
          <w:highlight w:val="yellow"/>
        </w:rPr>
        <w:t>that</w:t>
      </w:r>
      <w:r w:rsidR="0057304A" w:rsidRPr="00F62557">
        <w:rPr>
          <w:highlight w:val="yellow"/>
        </w:rPr>
        <w:t xml:space="preserve"> </w:t>
      </w:r>
      <w:r w:rsidR="009B60AC" w:rsidRPr="00F62557">
        <w:rPr>
          <w:highlight w:val="yellow"/>
        </w:rPr>
        <w:t xml:space="preserve">have </w:t>
      </w:r>
      <w:r w:rsidR="00277408" w:rsidRPr="00F62557">
        <w:rPr>
          <w:highlight w:val="yellow"/>
        </w:rPr>
        <w:t>focused on</w:t>
      </w:r>
      <w:r w:rsidR="009B60AC" w:rsidRPr="00F62557">
        <w:rPr>
          <w:highlight w:val="yellow"/>
        </w:rPr>
        <w:t xml:space="preserve"> </w:t>
      </w:r>
      <w:r w:rsidR="00687060" w:rsidRPr="00F62557">
        <w:rPr>
          <w:highlight w:val="yellow"/>
        </w:rPr>
        <w:t>other dimensions of the global sensory experience</w:t>
      </w:r>
      <w:r w:rsidR="004F0B89" w:rsidRPr="00F62557">
        <w:rPr>
          <w:highlight w:val="yellow"/>
        </w:rPr>
        <w:t xml:space="preserve">, for example, </w:t>
      </w:r>
      <w:r w:rsidR="004F0B89" w:rsidRPr="00F62557">
        <w:rPr>
          <w:highlight w:val="yellow"/>
          <w:lang w:val="en-US"/>
        </w:rPr>
        <w:t xml:space="preserve">the classic new media </w:t>
      </w:r>
      <w:r w:rsidR="005900C6" w:rsidRPr="00F62557">
        <w:rPr>
          <w:highlight w:val="yellow"/>
          <w:lang w:val="en-US"/>
        </w:rPr>
        <w:t xml:space="preserve">art documentation </w:t>
      </w:r>
      <w:r w:rsidR="004F0B89" w:rsidRPr="00F62557">
        <w:rPr>
          <w:highlight w:val="yellow"/>
          <w:lang w:val="en-US"/>
        </w:rPr>
        <w:t xml:space="preserve">projects of the 2000s like V2_’s Capturing Unstable Media </w:t>
      </w:r>
      <w:r w:rsidR="004F0B89" w:rsidRPr="00F62557">
        <w:rPr>
          <w:highlight w:val="yellow"/>
          <w:lang w:val="en-US"/>
        </w:rPr>
        <w:fldChar w:fldCharType="begin"/>
      </w:r>
      <w:r w:rsidR="004F0B89" w:rsidRPr="00F62557">
        <w:rPr>
          <w:highlight w:val="yellow"/>
          <w:lang w:val="en-US"/>
        </w:rPr>
        <w:instrText xml:space="preserve"> ADDIN ZOTERO_ITEM CSL_CITATION {"citationID":"xYeA0pQE","properties":{"formattedCitation":"(Fauconnier &amp; Fromm\\uc0\\u233{}, 2004)","plainCitation":"(Fauconnier &amp; Frommé, 2004)","noteIndex":0},"citationItems":[{"id":908,"uris":["http://zotero.org/users/706506/items/QPUN83MG"],"itemData":{"id":908,"type":"paper-conference","container-title":"Proceedings of the 8th International Cultural Heritage Informatics Meeting (ICHIM 04)","event-place":"Berlin, Germany","publisher-place":"Berlin, Germany","title":"Capturing Unstable Media","author":[{"family":"Fauconnier","given":"Sandra"},{"family":"Frommé","given":"Rens"}],"issued":{"date-parts":[["2004"]]}}}],"schema":"https://github.com/citation-style-language/schema/raw/master/csl-citation.json"} </w:instrText>
      </w:r>
      <w:r w:rsidR="004F0B89" w:rsidRPr="00F62557">
        <w:rPr>
          <w:highlight w:val="yellow"/>
          <w:lang w:val="en-US"/>
        </w:rPr>
        <w:fldChar w:fldCharType="separate"/>
      </w:r>
      <w:r w:rsidR="004F0B89" w:rsidRPr="00F62557">
        <w:rPr>
          <w:rFonts w:ascii="Aptos" w:cs="Times New Roman"/>
          <w:kern w:val="0"/>
          <w:highlight w:val="yellow"/>
          <w:lang w:val="en-US"/>
        </w:rPr>
        <w:t>(Fauconnier &amp; Frommé, 2004)</w:t>
      </w:r>
      <w:r w:rsidR="004F0B89" w:rsidRPr="00F62557">
        <w:rPr>
          <w:highlight w:val="yellow"/>
          <w:lang w:val="en-US"/>
        </w:rPr>
        <w:fldChar w:fldCharType="end"/>
      </w:r>
      <w:r w:rsidR="004F0B89" w:rsidRPr="00F62557">
        <w:rPr>
          <w:highlight w:val="yellow"/>
          <w:lang w:val="en-US"/>
        </w:rPr>
        <w:t xml:space="preserve"> or DOCAM </w:t>
      </w:r>
      <w:r w:rsidR="004F0B89" w:rsidRPr="00F62557">
        <w:rPr>
          <w:highlight w:val="yellow"/>
          <w:lang w:val="en-US"/>
        </w:rPr>
        <w:fldChar w:fldCharType="begin"/>
      </w:r>
      <w:r w:rsidR="004F0B89" w:rsidRPr="00F62557">
        <w:rPr>
          <w:highlight w:val="yellow"/>
          <w:lang w:val="en-US"/>
        </w:rPr>
        <w:instrText xml:space="preserve"> ADDIN ZOTERO_ITEM CSL_CITATION {"citationID":"owUaPeuL","properties":{"formattedCitation":"(Ippolito, 2003)","plainCitation":"(Ippolito, 2003)","noteIndex":0},"citationItems":[{"id":1122,"uris":["http://zotero.org/users/706506/items/DB664ZS3"],"itemData":{"id":1122,"type":"chapter","abstract":"L'Approache Des Medias Variable","container-title":"Permanence Through Change: The Variable Media Approach","event-place":"New York, NY","ISBN":"978-0-9684693-2-3","language":"Hardcover","page":"47-54","publisher":"Solomon R. Guggenheim Foundation","publisher-place":"New York, NY","source":"The Open Library","title":"Accommodating the Unpredictable: The Variable Media Questionnaire","editor":[{"family":"Depocas","given":"Alain"},{"family":"Ippolito","given":"Jon"},{"family":"Jones","given":"Caitlin"}],"author":[{"family":"Ippolito","given":"Jon"}],"accessed":{"date-parts":[["2010",1,31]]},"issued":{"date-parts":[["2003"]]}}}],"schema":"https://github.com/citation-style-language/schema/raw/master/csl-citation.json"} </w:instrText>
      </w:r>
      <w:r w:rsidR="004F0B89" w:rsidRPr="00F62557">
        <w:rPr>
          <w:highlight w:val="yellow"/>
          <w:lang w:val="en-US"/>
        </w:rPr>
        <w:fldChar w:fldCharType="separate"/>
      </w:r>
      <w:r w:rsidR="004F0B89" w:rsidRPr="00F62557">
        <w:rPr>
          <w:noProof/>
          <w:highlight w:val="yellow"/>
          <w:lang w:val="en-US"/>
        </w:rPr>
        <w:t>(Ippolito, 2003)</w:t>
      </w:r>
      <w:r w:rsidR="004F0B89" w:rsidRPr="00F62557">
        <w:rPr>
          <w:highlight w:val="yellow"/>
          <w:lang w:val="en-US"/>
        </w:rPr>
        <w:fldChar w:fldCharType="end"/>
      </w:r>
      <w:r w:rsidR="0008717A" w:rsidRPr="00F62557">
        <w:rPr>
          <w:highlight w:val="yellow"/>
        </w:rPr>
        <w:t>.</w:t>
      </w:r>
      <w:r w:rsidR="00943AA4">
        <w:t xml:space="preserve"> </w:t>
      </w:r>
      <w:r w:rsidR="008324F4">
        <w:t>Furthermore, t</w:t>
      </w:r>
      <w:r w:rsidR="00943AA4">
        <w:t>his study aims at questioning the relation between documentation and the sensory experience from a multi-expertise perspective</w:t>
      </w:r>
      <w:r w:rsidR="000F40E3">
        <w:t xml:space="preserve">, </w:t>
      </w:r>
      <w:r w:rsidR="009748B3">
        <w:t>including</w:t>
      </w:r>
      <w:r w:rsidR="000F40E3">
        <w:t xml:space="preserve"> </w:t>
      </w:r>
      <w:r w:rsidR="00C40F15">
        <w:t>s</w:t>
      </w:r>
      <w:r w:rsidR="000F40E3">
        <w:t>ound artists</w:t>
      </w:r>
      <w:r w:rsidR="00C40F15">
        <w:t xml:space="preserve"> (SA)</w:t>
      </w:r>
      <w:r w:rsidR="000F40E3">
        <w:t xml:space="preserve">, </w:t>
      </w:r>
      <w:r w:rsidR="00C40F15">
        <w:t>s</w:t>
      </w:r>
      <w:r w:rsidR="000F40E3">
        <w:t>ound engineers</w:t>
      </w:r>
      <w:r w:rsidR="00C40F15">
        <w:t xml:space="preserve"> (SE)</w:t>
      </w:r>
      <w:r w:rsidR="000F40E3">
        <w:t xml:space="preserve">, </w:t>
      </w:r>
      <w:r w:rsidR="00C40F15">
        <w:t>n</w:t>
      </w:r>
      <w:proofErr w:type="spellStart"/>
      <w:r w:rsidR="000F40E3" w:rsidRPr="000F40E3">
        <w:rPr>
          <w:lang w:val="en-US"/>
        </w:rPr>
        <w:t>ew</w:t>
      </w:r>
      <w:proofErr w:type="spellEnd"/>
      <w:r w:rsidR="000F40E3" w:rsidRPr="000F40E3">
        <w:rPr>
          <w:lang w:val="en-US"/>
        </w:rPr>
        <w:t xml:space="preserve"> media and </w:t>
      </w:r>
      <w:r w:rsidR="00C40F15">
        <w:rPr>
          <w:lang w:val="en-US"/>
        </w:rPr>
        <w:t>s</w:t>
      </w:r>
      <w:r w:rsidR="000F40E3" w:rsidRPr="000F40E3">
        <w:rPr>
          <w:lang w:val="en-US"/>
        </w:rPr>
        <w:t xml:space="preserve">ound art </w:t>
      </w:r>
      <w:r w:rsidR="00C40F15">
        <w:rPr>
          <w:lang w:val="en-US"/>
        </w:rPr>
        <w:t>c</w:t>
      </w:r>
      <w:r w:rsidR="000F40E3" w:rsidRPr="000F40E3">
        <w:rPr>
          <w:lang w:val="en-US"/>
        </w:rPr>
        <w:t>urators</w:t>
      </w:r>
      <w:r w:rsidR="00C40F15">
        <w:rPr>
          <w:lang w:val="en-US"/>
        </w:rPr>
        <w:t xml:space="preserve"> (CU)</w:t>
      </w:r>
      <w:r w:rsidR="000F40E3">
        <w:rPr>
          <w:lang w:val="en-US"/>
        </w:rPr>
        <w:t xml:space="preserve">; and </w:t>
      </w:r>
      <w:r w:rsidR="00C40F15">
        <w:rPr>
          <w:lang w:val="en-US"/>
        </w:rPr>
        <w:t>n</w:t>
      </w:r>
      <w:r w:rsidR="000F40E3" w:rsidRPr="000F40E3">
        <w:rPr>
          <w:lang w:val="en-US"/>
        </w:rPr>
        <w:t xml:space="preserve">ew media and </w:t>
      </w:r>
      <w:r w:rsidR="00C40F15">
        <w:rPr>
          <w:lang w:val="en-US"/>
        </w:rPr>
        <w:t>s</w:t>
      </w:r>
      <w:r w:rsidR="000F40E3" w:rsidRPr="000F40E3">
        <w:rPr>
          <w:lang w:val="en-US"/>
        </w:rPr>
        <w:t xml:space="preserve">ound art </w:t>
      </w:r>
      <w:r w:rsidR="00C40F15">
        <w:rPr>
          <w:lang w:val="en-US"/>
        </w:rPr>
        <w:t>c</w:t>
      </w:r>
      <w:r w:rsidR="000F40E3">
        <w:rPr>
          <w:lang w:val="en-US"/>
        </w:rPr>
        <w:t>onservator</w:t>
      </w:r>
      <w:r w:rsidR="000F40E3">
        <w:t>s</w:t>
      </w:r>
      <w:r w:rsidR="00C40F15">
        <w:t xml:space="preserve"> (CO)</w:t>
      </w:r>
      <w:r w:rsidR="00943AA4">
        <w:t>.</w:t>
      </w:r>
    </w:p>
    <w:p w14:paraId="53D166FD" w14:textId="5C6E97DF" w:rsidR="00142FA2" w:rsidRDefault="00142FA2" w:rsidP="009570C9">
      <w:r>
        <w:t xml:space="preserve">By confronting various </w:t>
      </w:r>
      <w:r w:rsidR="00BC10E3">
        <w:t>fields</w:t>
      </w:r>
      <w:r>
        <w:t xml:space="preserve"> of expertise to spatial audio documentation we propose to discuss strategies guiding the sensory experience and its relation to documentation</w:t>
      </w:r>
      <w:r w:rsidR="00BC10E3">
        <w:t xml:space="preserve"> and the literature in these fields</w:t>
      </w:r>
      <w:r>
        <w:t>.</w:t>
      </w:r>
      <w:r w:rsidR="00BC10E3">
        <w:t xml:space="preserve"> Building on Boutard and Guastavino’s </w:t>
      </w:r>
      <w:r w:rsidR="00BC10E3">
        <w:fldChar w:fldCharType="begin"/>
      </w:r>
      <w:r w:rsidR="00BC10E3">
        <w:instrText xml:space="preserve"> ADDIN ZOTERO_ITEM CSL_CITATION {"citationID":"J9WDUumN","properties":{"formattedCitation":"(2012)","plainCitation":"(2012)","noteIndex":0},"citationItems":[{"id":419,"uris":["http://zotero.org/users/706506/items/7E8ST4VG"],"itemData":{"id":419,"type":"article-journal","container-title":"Journal of Documentation","issue":"6","page":"749-771","title":"Archiving electroacoustic and mixed music: significant knowledge involved in the creative process of works with spatialisation","volume":"68","author":[{"family":"Boutard","given":"Guillaume"},{"family":"Guastavino","given":"Catherine"}],"issued":{"date-parts":[["2012"]]}},"label":"page","suppress-author":true}],"schema":"https://github.com/citation-style-language/schema/raw/master/csl-citation.json"} </w:instrText>
      </w:r>
      <w:r w:rsidR="00BC10E3">
        <w:fldChar w:fldCharType="separate"/>
      </w:r>
      <w:r w:rsidR="00BC10E3">
        <w:rPr>
          <w:noProof/>
        </w:rPr>
        <w:t>(2012)</w:t>
      </w:r>
      <w:r w:rsidR="00BC10E3">
        <w:fldChar w:fldCharType="end"/>
      </w:r>
      <w:r w:rsidR="00BC10E3">
        <w:t xml:space="preserve"> notion of significant knowledge</w:t>
      </w:r>
      <w:r w:rsidR="003468E0">
        <w:t xml:space="preserve"> – </w:t>
      </w:r>
      <w:r w:rsidR="00123CA9">
        <w:t xml:space="preserve">based on </w:t>
      </w:r>
      <w:r w:rsidR="003468E0">
        <w:t xml:space="preserve">the </w:t>
      </w:r>
      <w:r w:rsidR="00123CA9">
        <w:t>inclusion</w:t>
      </w:r>
      <w:r w:rsidR="003468E0">
        <w:t xml:space="preserve"> </w:t>
      </w:r>
      <w:r w:rsidR="00123CA9">
        <w:t>of</w:t>
      </w:r>
      <w:r w:rsidR="003468E0">
        <w:t xml:space="preserve"> tacit knowledge in</w:t>
      </w:r>
      <w:r w:rsidR="00123CA9">
        <w:t>to explicit knowledge-driven</w:t>
      </w:r>
      <w:r w:rsidR="003468E0">
        <w:t xml:space="preserve"> documentation </w:t>
      </w:r>
      <w:r w:rsidR="00123CA9">
        <w:t>frameworks</w:t>
      </w:r>
      <w:r w:rsidR="003468E0">
        <w:t xml:space="preserve"> – </w:t>
      </w:r>
      <w:r w:rsidR="00BC10E3">
        <w:t xml:space="preserve"> we will further discuss the role of spatial audio documentation tools for documentation frameworks.</w:t>
      </w:r>
    </w:p>
    <w:p w14:paraId="606F9199" w14:textId="53CF36DE" w:rsidR="009570C9" w:rsidRDefault="009570C9" w:rsidP="009570C9">
      <w:pPr>
        <w:pStyle w:val="Heading1"/>
        <w:rPr>
          <w:lang w:val="en-US"/>
        </w:rPr>
      </w:pPr>
      <w:r>
        <w:rPr>
          <w:lang w:val="en-US"/>
        </w:rPr>
        <w:t>Methodology</w:t>
      </w:r>
    </w:p>
    <w:p w14:paraId="7903251B" w14:textId="24E7955E" w:rsidR="008348AF" w:rsidRDefault="00265002" w:rsidP="008348AF">
      <w:pPr>
        <w:pStyle w:val="Heading2"/>
        <w:rPr>
          <w:lang w:val="en-US"/>
        </w:rPr>
      </w:pPr>
      <w:r>
        <w:rPr>
          <w:lang w:val="en-US"/>
        </w:rPr>
        <w:t>Spatial audio recordings</w:t>
      </w:r>
    </w:p>
    <w:p w14:paraId="11BE4D1D" w14:textId="7FB3B9B1" w:rsidR="0005679D" w:rsidRDefault="00AA111A" w:rsidP="008348AF">
      <w:pPr>
        <w:rPr>
          <w:lang w:val="en-US"/>
        </w:rPr>
      </w:pPr>
      <w:r>
        <w:rPr>
          <w:lang w:val="en-US"/>
        </w:rPr>
        <w:t xml:space="preserve">Estelle </w:t>
      </w:r>
      <w:proofErr w:type="spellStart"/>
      <w:r>
        <w:rPr>
          <w:lang w:val="en-US"/>
        </w:rPr>
        <w:t>Schorpp’s</w:t>
      </w:r>
      <w:proofErr w:type="spellEnd"/>
      <w:r w:rsidR="008348AF">
        <w:rPr>
          <w:lang w:val="en-US"/>
        </w:rPr>
        <w:t xml:space="preserve"> </w:t>
      </w:r>
      <w:proofErr w:type="spellStart"/>
      <w:r w:rsidR="008348AF">
        <w:rPr>
          <w:i/>
          <w:iCs/>
          <w:lang w:val="en-US"/>
        </w:rPr>
        <w:t>É</w:t>
      </w:r>
      <w:r w:rsidR="008348AF" w:rsidRPr="008348AF">
        <w:rPr>
          <w:i/>
          <w:iCs/>
          <w:lang w:val="en-US"/>
        </w:rPr>
        <w:t>cosyst</w:t>
      </w:r>
      <w:r w:rsidR="00D11578">
        <w:rPr>
          <w:i/>
          <w:iCs/>
          <w:lang w:val="en-US"/>
        </w:rPr>
        <w:t>è</w:t>
      </w:r>
      <w:r w:rsidR="008348AF" w:rsidRPr="008348AF">
        <w:rPr>
          <w:i/>
          <w:iCs/>
          <w:lang w:val="en-US"/>
        </w:rPr>
        <w:t>me</w:t>
      </w:r>
      <w:proofErr w:type="spellEnd"/>
      <w:r w:rsidR="008348AF" w:rsidRPr="008348AF">
        <w:rPr>
          <w:i/>
          <w:iCs/>
          <w:lang w:val="en-US"/>
        </w:rPr>
        <w:t>(s)</w:t>
      </w:r>
      <w:r w:rsidR="008348AF">
        <w:rPr>
          <w:lang w:val="en-US"/>
        </w:rPr>
        <w:t xml:space="preserve"> </w:t>
      </w:r>
      <w:r>
        <w:rPr>
          <w:lang w:val="en-US"/>
        </w:rPr>
        <w:t xml:space="preserve">was </w:t>
      </w:r>
      <w:r w:rsidR="0005679D">
        <w:rPr>
          <w:lang w:val="en-US"/>
        </w:rPr>
        <w:t>recorded on March 12</w:t>
      </w:r>
      <w:r w:rsidR="0005679D" w:rsidRPr="0021744F">
        <w:rPr>
          <w:vertAlign w:val="superscript"/>
          <w:lang w:val="en-US"/>
        </w:rPr>
        <w:t>th</w:t>
      </w:r>
      <w:proofErr w:type="gramStart"/>
      <w:r w:rsidR="0005679D">
        <w:rPr>
          <w:lang w:val="en-US"/>
        </w:rPr>
        <w:t xml:space="preserve"> 2021</w:t>
      </w:r>
      <w:proofErr w:type="gramEnd"/>
      <w:r w:rsidR="0005679D">
        <w:rPr>
          <w:lang w:val="en-US"/>
        </w:rPr>
        <w:t xml:space="preserve"> in the </w:t>
      </w:r>
      <w:r w:rsidR="00055638" w:rsidRPr="00055638">
        <w:rPr>
          <w:lang w:val="en-US"/>
        </w:rPr>
        <w:t>Centre for Interdisciplinary Research in Music Media and Technology</w:t>
      </w:r>
      <w:r w:rsidR="00055638">
        <w:rPr>
          <w:lang w:val="en-US"/>
        </w:rPr>
        <w:t>’s</w:t>
      </w:r>
      <w:r w:rsidR="00055638" w:rsidRPr="00055638">
        <w:rPr>
          <w:lang w:val="en-US"/>
        </w:rPr>
        <w:t xml:space="preserve"> (CIRMMT)</w:t>
      </w:r>
      <w:r w:rsidR="005B3B6A">
        <w:rPr>
          <w:lang w:val="en-US"/>
        </w:rPr>
        <w:t xml:space="preserve"> </w:t>
      </w:r>
      <w:proofErr w:type="spellStart"/>
      <w:r w:rsidR="0005679D">
        <w:rPr>
          <w:lang w:val="en-US"/>
        </w:rPr>
        <w:t>MultiMedia</w:t>
      </w:r>
      <w:proofErr w:type="spellEnd"/>
      <w:r w:rsidR="0005679D">
        <w:rPr>
          <w:lang w:val="en-US"/>
        </w:rPr>
        <w:t xml:space="preserve"> Room (MMR) at McGill University in Montréal</w:t>
      </w:r>
      <w:r w:rsidR="007B45A8">
        <w:rPr>
          <w:lang w:val="en-US"/>
        </w:rPr>
        <w:t>,</w:t>
      </w:r>
      <w:r>
        <w:rPr>
          <w:lang w:val="en-US"/>
        </w:rPr>
        <w:t xml:space="preserve"> </w:t>
      </w:r>
      <w:r w:rsidR="0005679D">
        <w:rPr>
          <w:lang w:val="en-US"/>
        </w:rPr>
        <w:t>where it was</w:t>
      </w:r>
      <w:r>
        <w:rPr>
          <w:lang w:val="en-US"/>
        </w:rPr>
        <w:t xml:space="preserve"> installed by the artist for the purpose of th</w:t>
      </w:r>
      <w:r w:rsidR="0005679D">
        <w:rPr>
          <w:lang w:val="en-US"/>
        </w:rPr>
        <w:t xml:space="preserve">is </w:t>
      </w:r>
      <w:r>
        <w:rPr>
          <w:lang w:val="en-US"/>
        </w:rPr>
        <w:t xml:space="preserve">research. Jean-Pierre Gauthier’s </w:t>
      </w:r>
      <w:proofErr w:type="spellStart"/>
      <w:r w:rsidR="008348AF" w:rsidRPr="008348AF">
        <w:rPr>
          <w:i/>
          <w:iCs/>
          <w:lang w:val="en-US"/>
        </w:rPr>
        <w:t>Générateur</w:t>
      </w:r>
      <w:proofErr w:type="spellEnd"/>
      <w:r w:rsidR="008348AF" w:rsidRPr="008348AF">
        <w:rPr>
          <w:i/>
          <w:iCs/>
          <w:lang w:val="en-US"/>
        </w:rPr>
        <w:t xml:space="preserve"> </w:t>
      </w:r>
      <w:proofErr w:type="spellStart"/>
      <w:r w:rsidR="008348AF" w:rsidRPr="008348AF">
        <w:rPr>
          <w:i/>
          <w:iCs/>
          <w:lang w:val="en-US"/>
        </w:rPr>
        <w:t>stochastique</w:t>
      </w:r>
      <w:proofErr w:type="spellEnd"/>
      <w:r w:rsidR="008348AF">
        <w:rPr>
          <w:b/>
          <w:bCs/>
          <w:i/>
          <w:iCs/>
          <w:lang w:val="en-US"/>
        </w:rPr>
        <w:t xml:space="preserve"> </w:t>
      </w:r>
      <w:r>
        <w:rPr>
          <w:lang w:val="en-US"/>
        </w:rPr>
        <w:t xml:space="preserve">was </w:t>
      </w:r>
      <w:r w:rsidR="0005679D">
        <w:rPr>
          <w:lang w:val="en-US"/>
        </w:rPr>
        <w:t xml:space="preserve">recorded </w:t>
      </w:r>
      <w:r w:rsidR="008348AF">
        <w:rPr>
          <w:lang w:val="en-US"/>
        </w:rPr>
        <w:t>on June 14</w:t>
      </w:r>
      <w:r w:rsidR="008348AF" w:rsidRPr="008348AF">
        <w:rPr>
          <w:vertAlign w:val="superscript"/>
          <w:lang w:val="en-US"/>
        </w:rPr>
        <w:t>th</w:t>
      </w:r>
      <w:proofErr w:type="gramStart"/>
      <w:r w:rsidR="007B45A8">
        <w:rPr>
          <w:lang w:val="en-US"/>
        </w:rPr>
        <w:t xml:space="preserve"> 2021</w:t>
      </w:r>
      <w:proofErr w:type="gramEnd"/>
      <w:r w:rsidR="007B45A8">
        <w:rPr>
          <w:lang w:val="en-US"/>
        </w:rPr>
        <w:t>,</w:t>
      </w:r>
      <w:r>
        <w:rPr>
          <w:lang w:val="en-US"/>
        </w:rPr>
        <w:t xml:space="preserve"> at gallery </w:t>
      </w:r>
      <w:proofErr w:type="spellStart"/>
      <w:r>
        <w:rPr>
          <w:lang w:val="en-US"/>
        </w:rPr>
        <w:t>Ellephant</w:t>
      </w:r>
      <w:proofErr w:type="spellEnd"/>
      <w:r>
        <w:rPr>
          <w:lang w:val="en-US"/>
        </w:rPr>
        <w:t xml:space="preserve"> in Montréal</w:t>
      </w:r>
      <w:r w:rsidR="00C60F62">
        <w:rPr>
          <w:lang w:val="en-US"/>
        </w:rPr>
        <w:t>,</w:t>
      </w:r>
      <w:r>
        <w:rPr>
          <w:lang w:val="en-US"/>
        </w:rPr>
        <w:t xml:space="preserve"> where it </w:t>
      </w:r>
      <w:r w:rsidR="0028489A">
        <w:rPr>
          <w:lang w:val="en-US"/>
        </w:rPr>
        <w:t xml:space="preserve">was </w:t>
      </w:r>
      <w:r w:rsidR="0005679D">
        <w:rPr>
          <w:lang w:val="en-US"/>
        </w:rPr>
        <w:t>on exhibition</w:t>
      </w:r>
      <w:r w:rsidR="0028489A">
        <w:rPr>
          <w:lang w:val="en-US"/>
        </w:rPr>
        <w:t>, but outside visiting hours</w:t>
      </w:r>
      <w:r w:rsidR="0005679D">
        <w:rPr>
          <w:lang w:val="en-US"/>
        </w:rPr>
        <w:t xml:space="preserve">. </w:t>
      </w:r>
      <w:r w:rsidR="0005679D">
        <w:rPr>
          <w:lang w:val="en-US"/>
        </w:rPr>
        <w:lastRenderedPageBreak/>
        <w:t xml:space="preserve">The spatial audio recordings were conducted using a setup </w:t>
      </w:r>
      <w:r>
        <w:rPr>
          <w:lang w:val="en-US"/>
        </w:rPr>
        <w:t>consist</w:t>
      </w:r>
      <w:r w:rsidR="0005679D">
        <w:rPr>
          <w:lang w:val="en-US"/>
        </w:rPr>
        <w:t>ing</w:t>
      </w:r>
      <w:r>
        <w:rPr>
          <w:lang w:val="en-US"/>
        </w:rPr>
        <w:t xml:space="preserve"> of seven </w:t>
      </w:r>
      <w:proofErr w:type="spellStart"/>
      <w:r>
        <w:rPr>
          <w:lang w:val="en-US"/>
        </w:rPr>
        <w:t>Zylia</w:t>
      </w:r>
      <w:proofErr w:type="spellEnd"/>
      <w:r>
        <w:rPr>
          <w:lang w:val="en-US"/>
        </w:rPr>
        <w:t xml:space="preserve"> 3</w:t>
      </w:r>
      <w:r w:rsidRPr="00AA111A">
        <w:rPr>
          <w:vertAlign w:val="superscript"/>
          <w:lang w:val="en-US"/>
        </w:rPr>
        <w:t>rd</w:t>
      </w:r>
      <w:r>
        <w:rPr>
          <w:lang w:val="en-US"/>
        </w:rPr>
        <w:t xml:space="preserve"> order ambisonics microphones</w:t>
      </w:r>
      <w:r w:rsidR="0005679D">
        <w:rPr>
          <w:lang w:val="en-US"/>
        </w:rPr>
        <w:t>, namely one central microphones (in relation to the installation) surrounded by six microphones equally spaced around a circle with a 2-meter radius, all at ear level (1.5m from the floor)</w:t>
      </w:r>
      <w:r w:rsidR="0028489A">
        <w:rPr>
          <w:lang w:val="en-US"/>
        </w:rPr>
        <w:t xml:space="preserve"> (as shown in Fig.1).</w:t>
      </w:r>
    </w:p>
    <w:p w14:paraId="493A3B18" w14:textId="71B32CEF" w:rsidR="0028489A" w:rsidRDefault="00182F2D" w:rsidP="008348AF">
      <w:pPr>
        <w:rPr>
          <w:lang w:val="en-US"/>
        </w:rPr>
      </w:pPr>
      <w:r>
        <w:rPr>
          <w:lang w:val="en-US"/>
        </w:rPr>
        <w:t xml:space="preserve">The </w:t>
      </w:r>
      <w:r w:rsidR="0028489A">
        <w:rPr>
          <w:lang w:val="en-US"/>
        </w:rPr>
        <w:t xml:space="preserve">same </w:t>
      </w:r>
      <w:r>
        <w:rPr>
          <w:lang w:val="en-US"/>
        </w:rPr>
        <w:t xml:space="preserve">spatial audio recording setup was </w:t>
      </w:r>
      <w:r w:rsidR="0028489A">
        <w:rPr>
          <w:lang w:val="en-US"/>
        </w:rPr>
        <w:t>used for both installations to evaluate a practical and simple method for documentation (as opposed to tailoring the set-up to each installation).</w:t>
      </w:r>
    </w:p>
    <w:p w14:paraId="40C39005" w14:textId="77777777" w:rsidR="0028489A" w:rsidRDefault="0028489A" w:rsidP="008348AF">
      <w:pPr>
        <w:rPr>
          <w:lang w:val="en-US"/>
        </w:rPr>
      </w:pPr>
    </w:p>
    <w:p w14:paraId="2CB52B0C" w14:textId="50AC7A10" w:rsidR="00E12401" w:rsidRDefault="00182F2D" w:rsidP="008348AF">
      <w:pPr>
        <w:rPr>
          <w:lang w:val="en-US"/>
        </w:rPr>
      </w:pPr>
      <w:r>
        <w:rPr>
          <w:lang w:val="en-US"/>
        </w:rPr>
        <w:t xml:space="preserve">Several recordings were </w:t>
      </w:r>
      <w:r w:rsidR="0028489A">
        <w:rPr>
          <w:lang w:val="en-US"/>
        </w:rPr>
        <w:t xml:space="preserve">made </w:t>
      </w:r>
      <w:r>
        <w:rPr>
          <w:lang w:val="en-US"/>
        </w:rPr>
        <w:t xml:space="preserve">for each </w:t>
      </w:r>
      <w:r w:rsidR="0028489A">
        <w:rPr>
          <w:lang w:val="en-US"/>
        </w:rPr>
        <w:t xml:space="preserve">installation </w:t>
      </w:r>
      <w:r>
        <w:rPr>
          <w:lang w:val="en-US"/>
        </w:rPr>
        <w:t xml:space="preserve">with different conditions. For JPG’s work, we recorded several sessions </w:t>
      </w:r>
      <w:r w:rsidR="0028489A">
        <w:rPr>
          <w:lang w:val="en-US"/>
        </w:rPr>
        <w:t xml:space="preserve">of </w:t>
      </w:r>
      <w:r>
        <w:rPr>
          <w:lang w:val="en-US"/>
        </w:rPr>
        <w:t>JPG interacting with the work and one session with a sound artist</w:t>
      </w:r>
      <w:r w:rsidR="00E12401">
        <w:rPr>
          <w:lang w:val="en-US"/>
        </w:rPr>
        <w:t xml:space="preserve"> familiar with the work and also a collaborator of the project. For ES’s work we recorded </w:t>
      </w:r>
      <w:r w:rsidR="009F4D0D">
        <w:rPr>
          <w:lang w:val="en-US"/>
        </w:rPr>
        <w:t xml:space="preserve">eight sessions with different </w:t>
      </w:r>
      <w:r w:rsidR="0028489A">
        <w:rPr>
          <w:lang w:val="en-US"/>
        </w:rPr>
        <w:t xml:space="preserve">room acoustics </w:t>
      </w:r>
      <w:r w:rsidR="009F4D0D">
        <w:rPr>
          <w:lang w:val="en-US"/>
        </w:rPr>
        <w:t xml:space="preserve">conditions </w:t>
      </w:r>
      <w:r w:rsidR="0028489A">
        <w:rPr>
          <w:lang w:val="en-US"/>
        </w:rPr>
        <w:t xml:space="preserve">(the </w:t>
      </w:r>
      <w:proofErr w:type="spellStart"/>
      <w:r w:rsidR="0028489A">
        <w:rPr>
          <w:lang w:val="en-US"/>
        </w:rPr>
        <w:t>MultiMedia</w:t>
      </w:r>
      <w:proofErr w:type="spellEnd"/>
      <w:r w:rsidR="0028489A">
        <w:rPr>
          <w:lang w:val="en-US"/>
        </w:rPr>
        <w:t xml:space="preserve"> Room has variable acoustics)</w:t>
      </w:r>
      <w:r w:rsidR="009F4D0D">
        <w:rPr>
          <w:lang w:val="en-US"/>
        </w:rPr>
        <w:t xml:space="preserve"> and </w:t>
      </w:r>
      <w:r w:rsidR="0028489A">
        <w:rPr>
          <w:lang w:val="en-US"/>
        </w:rPr>
        <w:t>in the presence o</w:t>
      </w:r>
      <w:r w:rsidR="004F6536">
        <w:rPr>
          <w:lang w:val="en-US"/>
        </w:rPr>
        <w:t>r</w:t>
      </w:r>
      <w:r w:rsidR="0028489A">
        <w:rPr>
          <w:lang w:val="en-US"/>
        </w:rPr>
        <w:t xml:space="preserve"> absence of visitors</w:t>
      </w:r>
      <w:r w:rsidR="009F4D0D">
        <w:rPr>
          <w:lang w:val="en-US"/>
        </w:rPr>
        <w:t>. These recordings were submitted for review to one project collaborator familiar with the artwork as well as an expert in sound art creation (</w:t>
      </w:r>
      <w:r w:rsidR="00E670ED">
        <w:rPr>
          <w:lang w:val="en-US"/>
        </w:rPr>
        <w:t xml:space="preserve">a </w:t>
      </w:r>
      <w:r w:rsidR="009F4D0D">
        <w:rPr>
          <w:lang w:val="en-US"/>
        </w:rPr>
        <w:t xml:space="preserve">different expert for each artwork). They selected a ten-minute recording slice they considered to be best </w:t>
      </w:r>
      <w:r w:rsidR="00171042">
        <w:rPr>
          <w:lang w:val="en-US"/>
        </w:rPr>
        <w:t xml:space="preserve">representing </w:t>
      </w:r>
      <w:r w:rsidR="009F4D0D">
        <w:rPr>
          <w:lang w:val="en-US"/>
        </w:rPr>
        <w:t>the work.</w:t>
      </w:r>
    </w:p>
    <w:p w14:paraId="7D18BB9D" w14:textId="77777777" w:rsidR="00381AF8" w:rsidRDefault="00381AF8" w:rsidP="008348AF">
      <w:pPr>
        <w:rPr>
          <w:lang w:val="en-US"/>
        </w:rPr>
      </w:pPr>
    </w:p>
    <w:p w14:paraId="63EE4123" w14:textId="77777777" w:rsidR="009B176D" w:rsidRDefault="009B176D" w:rsidP="00C27AE4">
      <w:pPr>
        <w:jc w:val="center"/>
        <w:rPr>
          <w:lang w:val="en-US"/>
        </w:rPr>
      </w:pPr>
      <w:r>
        <w:rPr>
          <w:lang w:val="en-US"/>
        </w:rPr>
        <w:t>&lt;FIGURE 1&gt;</w:t>
      </w:r>
    </w:p>
    <w:p w14:paraId="51F18B74" w14:textId="77777777" w:rsidR="00D11578" w:rsidRDefault="00D11578" w:rsidP="008348AF">
      <w:pPr>
        <w:rPr>
          <w:lang w:val="en-US"/>
        </w:rPr>
      </w:pPr>
    </w:p>
    <w:p w14:paraId="6708F9CE" w14:textId="77777777" w:rsidR="00D11578" w:rsidRDefault="00D11578" w:rsidP="008348AF">
      <w:pPr>
        <w:rPr>
          <w:lang w:val="en-US"/>
        </w:rPr>
      </w:pPr>
    </w:p>
    <w:p w14:paraId="470D76EE" w14:textId="77777777" w:rsidR="00D11578" w:rsidRDefault="00D11578" w:rsidP="008348AF">
      <w:pPr>
        <w:rPr>
          <w:lang w:val="en-US"/>
        </w:rPr>
      </w:pPr>
    </w:p>
    <w:p w14:paraId="5222362C" w14:textId="06009D2F" w:rsidR="00265002" w:rsidRDefault="005E3A69" w:rsidP="00265002">
      <w:pPr>
        <w:pStyle w:val="Heading2"/>
        <w:rPr>
          <w:lang w:val="en-US"/>
        </w:rPr>
      </w:pPr>
      <w:r>
        <w:rPr>
          <w:lang w:val="en-US"/>
        </w:rPr>
        <w:t>Interactive listening sessions</w:t>
      </w:r>
    </w:p>
    <w:p w14:paraId="52DEEFAA" w14:textId="4672210D" w:rsidR="00381AF8" w:rsidRDefault="00381AF8" w:rsidP="00381AF8">
      <w:pPr>
        <w:rPr>
          <w:lang w:val="en-US"/>
        </w:rPr>
      </w:pPr>
      <w:r>
        <w:rPr>
          <w:lang w:val="en-US"/>
        </w:rPr>
        <w:t>These spatial audio recordings were subsequently used for</w:t>
      </w:r>
      <w:r w:rsidR="0081486D">
        <w:rPr>
          <w:lang w:val="en-US"/>
        </w:rPr>
        <w:t xml:space="preserve"> the</w:t>
      </w:r>
      <w:r>
        <w:rPr>
          <w:lang w:val="en-US"/>
        </w:rPr>
        <w:t xml:space="preserve"> next phase of the project</w:t>
      </w:r>
      <w:r w:rsidR="0028489A">
        <w:rPr>
          <w:lang w:val="en-US"/>
        </w:rPr>
        <w:t xml:space="preserve"> which involved</w:t>
      </w:r>
      <w:r w:rsidR="005E3A69">
        <w:rPr>
          <w:lang w:val="en-US"/>
        </w:rPr>
        <w:t xml:space="preserve"> interactive</w:t>
      </w:r>
      <w:r w:rsidR="0028489A">
        <w:rPr>
          <w:lang w:val="en-US"/>
        </w:rPr>
        <w:t xml:space="preserve"> listening sessions and </w:t>
      </w:r>
      <w:r>
        <w:rPr>
          <w:lang w:val="en-US"/>
        </w:rPr>
        <w:t>interviews with participants</w:t>
      </w:r>
      <w:r w:rsidR="00536E09">
        <w:rPr>
          <w:lang w:val="en-US"/>
        </w:rPr>
        <w:t xml:space="preserve"> in the Audio-editing Laboratory of CIRMMT</w:t>
      </w:r>
      <w:r>
        <w:rPr>
          <w:lang w:val="en-US"/>
        </w:rPr>
        <w:t xml:space="preserve">. We </w:t>
      </w:r>
      <w:r w:rsidR="0028489A">
        <w:rPr>
          <w:lang w:val="en-US"/>
        </w:rPr>
        <w:t xml:space="preserve">designed </w:t>
      </w:r>
      <w:r>
        <w:rPr>
          <w:lang w:val="en-US"/>
        </w:rPr>
        <w:t xml:space="preserve">a graphical user interface </w:t>
      </w:r>
      <w:r w:rsidR="00DF1172">
        <w:rPr>
          <w:lang w:val="en-US"/>
        </w:rPr>
        <w:t xml:space="preserve">in Max-MSP </w:t>
      </w:r>
      <w:r>
        <w:rPr>
          <w:lang w:val="en-US"/>
        </w:rPr>
        <w:t xml:space="preserve">allowing </w:t>
      </w:r>
      <w:r w:rsidR="0028489A">
        <w:rPr>
          <w:lang w:val="en-US"/>
        </w:rPr>
        <w:t xml:space="preserve">participants </w:t>
      </w:r>
      <w:r>
        <w:rPr>
          <w:lang w:val="en-US"/>
        </w:rPr>
        <w:t>to interact with the spatial audio recording (see Fig. 2).</w:t>
      </w:r>
      <w:r w:rsidR="0081486D">
        <w:rPr>
          <w:lang w:val="en-US"/>
        </w:rPr>
        <w:t xml:space="preserve"> It consisted in an aerial view of the installation (based on a picture for ES and a diagram for JPG) </w:t>
      </w:r>
      <w:r w:rsidR="0028489A">
        <w:rPr>
          <w:lang w:val="en-US"/>
        </w:rPr>
        <w:t xml:space="preserve">though which </w:t>
      </w:r>
      <w:r w:rsidR="0081486D">
        <w:rPr>
          <w:lang w:val="en-US"/>
        </w:rPr>
        <w:t xml:space="preserve">participants could </w:t>
      </w:r>
      <w:r w:rsidR="0028489A">
        <w:rPr>
          <w:lang w:val="en-US"/>
        </w:rPr>
        <w:t xml:space="preserve">freely </w:t>
      </w:r>
      <w:r w:rsidR="0081486D">
        <w:rPr>
          <w:lang w:val="en-US"/>
        </w:rPr>
        <w:t>move</w:t>
      </w:r>
      <w:r w:rsidR="0028489A">
        <w:rPr>
          <w:lang w:val="en-US"/>
        </w:rPr>
        <w:t xml:space="preserve"> </w:t>
      </w:r>
      <w:r w:rsidR="0081486D">
        <w:rPr>
          <w:lang w:val="en-US"/>
        </w:rPr>
        <w:t xml:space="preserve">in </w:t>
      </w:r>
      <w:r w:rsidR="0028489A">
        <w:rPr>
          <w:lang w:val="en-US"/>
        </w:rPr>
        <w:t>space (x</w:t>
      </w:r>
      <w:r w:rsidR="0081486D">
        <w:rPr>
          <w:lang w:val="en-US"/>
        </w:rPr>
        <w:t xml:space="preserve"> and </w:t>
      </w:r>
      <w:r w:rsidR="0028489A">
        <w:rPr>
          <w:lang w:val="en-US"/>
        </w:rPr>
        <w:t>y coordinates)</w:t>
      </w:r>
      <w:r w:rsidR="0081486D">
        <w:rPr>
          <w:lang w:val="en-US"/>
        </w:rPr>
        <w:t xml:space="preserve"> as well as in time</w:t>
      </w:r>
      <w:r w:rsidR="00FB60A4">
        <w:rPr>
          <w:lang w:val="en-US"/>
        </w:rPr>
        <w:t xml:space="preserve">. They could record and recall </w:t>
      </w:r>
      <w:r w:rsidR="000C0C5A">
        <w:rPr>
          <w:lang w:val="en-US"/>
        </w:rPr>
        <w:t xml:space="preserve">up to </w:t>
      </w:r>
      <w:r w:rsidR="00FB60A4">
        <w:rPr>
          <w:lang w:val="en-US"/>
        </w:rPr>
        <w:t>six positions (</w:t>
      </w:r>
      <w:r w:rsidR="0028489A">
        <w:rPr>
          <w:lang w:val="en-US"/>
        </w:rPr>
        <w:t>in space and time</w:t>
      </w:r>
      <w:r w:rsidR="00FB60A4">
        <w:rPr>
          <w:lang w:val="en-US"/>
        </w:rPr>
        <w:t xml:space="preserve"> for each </w:t>
      </w:r>
      <w:r w:rsidR="0028489A">
        <w:rPr>
          <w:lang w:val="en-US"/>
        </w:rPr>
        <w:t>installation</w:t>
      </w:r>
      <w:r w:rsidR="00FB60A4">
        <w:rPr>
          <w:lang w:val="en-US"/>
        </w:rPr>
        <w:t>).</w:t>
      </w:r>
      <w:r w:rsidR="006D418C">
        <w:rPr>
          <w:lang w:val="en-US"/>
        </w:rPr>
        <w:t xml:space="preserve"> The GUI did not display the position of microphones </w:t>
      </w:r>
      <w:r w:rsidR="00BD53BC">
        <w:rPr>
          <w:lang w:val="en-US"/>
        </w:rPr>
        <w:t xml:space="preserve">to participants </w:t>
      </w:r>
      <w:r w:rsidR="006D418C">
        <w:rPr>
          <w:lang w:val="en-US"/>
        </w:rPr>
        <w:t>to avoid influencing their experience of the recording.</w:t>
      </w:r>
      <w:r w:rsidR="00862D25">
        <w:rPr>
          <w:lang w:val="en-US"/>
        </w:rPr>
        <w:t xml:space="preserve"> </w:t>
      </w:r>
      <w:r w:rsidR="00862D25" w:rsidRPr="00F62557">
        <w:rPr>
          <w:highlight w:val="yellow"/>
          <w:lang w:val="en-US"/>
        </w:rPr>
        <w:t xml:space="preserve">Although the </w:t>
      </w:r>
      <w:r w:rsidR="00F528B0" w:rsidRPr="00F62557">
        <w:rPr>
          <w:highlight w:val="yellow"/>
          <w:lang w:val="en-US"/>
        </w:rPr>
        <w:t xml:space="preserve">GUI provided </w:t>
      </w:r>
      <w:ins w:id="2" w:author="Henrik Frisk" w:date="2025-01-28T16:00:00Z" w16du:dateUtc="2025-01-28T15:00:00Z">
        <w:r w:rsidR="00573CA7">
          <w:rPr>
            <w:highlight w:val="yellow"/>
            <w:lang w:val="en-US"/>
          </w:rPr>
          <w:t xml:space="preserve">the participants </w:t>
        </w:r>
      </w:ins>
      <w:r w:rsidR="00F528B0" w:rsidRPr="00F62557">
        <w:rPr>
          <w:highlight w:val="yellow"/>
          <w:lang w:val="en-US"/>
        </w:rPr>
        <w:t xml:space="preserve">with a </w:t>
      </w:r>
      <w:r w:rsidR="00844610" w:rsidRPr="00F62557">
        <w:rPr>
          <w:highlight w:val="yellow"/>
          <w:lang w:val="en-US"/>
        </w:rPr>
        <w:t xml:space="preserve">very limited visual experience, it allowed </w:t>
      </w:r>
      <w:del w:id="3" w:author="Henrik Frisk" w:date="2025-01-28T16:10:00Z" w16du:dateUtc="2025-01-28T15:10:00Z">
        <w:r w:rsidR="00844610" w:rsidRPr="00F62557" w:rsidDel="00573CA7">
          <w:rPr>
            <w:highlight w:val="yellow"/>
            <w:lang w:val="en-US"/>
          </w:rPr>
          <w:delText>for participants</w:delText>
        </w:r>
      </w:del>
      <w:ins w:id="4" w:author="Henrik Frisk" w:date="2025-01-28T16:10:00Z" w16du:dateUtc="2025-01-28T15:10:00Z">
        <w:r w:rsidR="00573CA7">
          <w:rPr>
            <w:highlight w:val="yellow"/>
            <w:lang w:val="en-US"/>
          </w:rPr>
          <w:t>them</w:t>
        </w:r>
      </w:ins>
      <w:r w:rsidR="00844610" w:rsidRPr="00F62557">
        <w:rPr>
          <w:highlight w:val="yellow"/>
          <w:lang w:val="en-US"/>
        </w:rPr>
        <w:t xml:space="preserve"> to </w:t>
      </w:r>
      <w:r w:rsidR="004C1DFB" w:rsidRPr="00F62557">
        <w:rPr>
          <w:highlight w:val="yellow"/>
          <w:lang w:val="en-US"/>
        </w:rPr>
        <w:t>discuss their positions</w:t>
      </w:r>
      <w:ins w:id="5" w:author="Henrik Frisk" w:date="2025-01-28T16:00:00Z" w16du:dateUtc="2025-01-28T15:00:00Z">
        <w:r w:rsidR="00573CA7">
          <w:rPr>
            <w:highlight w:val="yellow"/>
            <w:lang w:val="en-US"/>
          </w:rPr>
          <w:t>’</w:t>
        </w:r>
      </w:ins>
      <w:r w:rsidR="004C1DFB" w:rsidRPr="00F62557">
        <w:rPr>
          <w:highlight w:val="yellow"/>
          <w:lang w:val="en-US"/>
        </w:rPr>
        <w:t xml:space="preserve"> choices</w:t>
      </w:r>
      <w:r w:rsidR="002A3BB0" w:rsidRPr="00F62557">
        <w:rPr>
          <w:highlight w:val="yellow"/>
          <w:lang w:val="en-US"/>
        </w:rPr>
        <w:t xml:space="preserve"> during the intervi</w:t>
      </w:r>
      <w:r w:rsidR="002A42A3" w:rsidRPr="00F62557">
        <w:rPr>
          <w:highlight w:val="yellow"/>
          <w:lang w:val="en-US"/>
        </w:rPr>
        <w:t>ewing phase</w:t>
      </w:r>
      <w:r w:rsidR="00275357" w:rsidRPr="00F62557">
        <w:rPr>
          <w:highlight w:val="yellow"/>
          <w:lang w:val="en-US"/>
        </w:rPr>
        <w:t xml:space="preserve">. </w:t>
      </w:r>
      <w:r w:rsidR="00F1595D" w:rsidRPr="00F62557">
        <w:rPr>
          <w:highlight w:val="yellow"/>
          <w:lang w:val="en-US"/>
        </w:rPr>
        <w:t>Furthermore,</w:t>
      </w:r>
      <w:r w:rsidR="00275357" w:rsidRPr="00F62557">
        <w:rPr>
          <w:highlight w:val="yellow"/>
          <w:lang w:val="en-US"/>
        </w:rPr>
        <w:t xml:space="preserve"> it relates to </w:t>
      </w:r>
      <w:r w:rsidR="0010105F" w:rsidRPr="00F62557">
        <w:rPr>
          <w:highlight w:val="yellow"/>
          <w:lang w:val="en-US"/>
        </w:rPr>
        <w:t xml:space="preserve">the </w:t>
      </w:r>
      <w:r w:rsidR="00E81414" w:rsidRPr="00F62557">
        <w:rPr>
          <w:highlight w:val="yellow"/>
          <w:lang w:val="en-US"/>
        </w:rPr>
        <w:t>standard experience of a documentation</w:t>
      </w:r>
      <w:r w:rsidR="00F1595D" w:rsidRPr="00F62557">
        <w:rPr>
          <w:highlight w:val="yellow"/>
          <w:lang w:val="en-US"/>
        </w:rPr>
        <w:t xml:space="preserve"> </w:t>
      </w:r>
      <w:r w:rsidR="00C52C0F" w:rsidRPr="00F62557">
        <w:rPr>
          <w:highlight w:val="yellow"/>
          <w:lang w:val="en-US"/>
        </w:rPr>
        <w:t>report that would</w:t>
      </w:r>
      <w:r w:rsidR="00E81414" w:rsidRPr="00F62557">
        <w:rPr>
          <w:highlight w:val="yellow"/>
          <w:lang w:val="en-US"/>
        </w:rPr>
        <w:t xml:space="preserve"> </w:t>
      </w:r>
      <w:r w:rsidR="00C52C0F" w:rsidRPr="00F62557">
        <w:rPr>
          <w:highlight w:val="yellow"/>
          <w:lang w:val="en-US"/>
        </w:rPr>
        <w:t>articulate relations between</w:t>
      </w:r>
      <w:r w:rsidR="00E81414" w:rsidRPr="00F62557">
        <w:rPr>
          <w:highlight w:val="yellow"/>
          <w:lang w:val="en-US"/>
        </w:rPr>
        <w:t xml:space="preserve"> </w:t>
      </w:r>
      <w:r w:rsidR="00977EF8" w:rsidRPr="00F62557">
        <w:rPr>
          <w:highlight w:val="yellow"/>
          <w:lang w:val="en-US"/>
        </w:rPr>
        <w:t xml:space="preserve">spatial audio </w:t>
      </w:r>
      <w:r w:rsidR="00E81414" w:rsidRPr="00F62557">
        <w:rPr>
          <w:highlight w:val="yellow"/>
          <w:lang w:val="en-US"/>
        </w:rPr>
        <w:t xml:space="preserve">recordings </w:t>
      </w:r>
      <w:r w:rsidR="00977EF8" w:rsidRPr="00F62557">
        <w:rPr>
          <w:highlight w:val="yellow"/>
          <w:lang w:val="en-US"/>
        </w:rPr>
        <w:t>and maps</w:t>
      </w:r>
      <w:r w:rsidR="00C52C0F" w:rsidRPr="00F62557">
        <w:rPr>
          <w:highlight w:val="yellow"/>
          <w:lang w:val="en-US"/>
        </w:rPr>
        <w:t xml:space="preserve"> and diagrams</w:t>
      </w:r>
      <w:r w:rsidR="00977EF8" w:rsidRPr="00F62557">
        <w:rPr>
          <w:highlight w:val="yellow"/>
          <w:lang w:val="en-US"/>
        </w:rPr>
        <w:t>.</w:t>
      </w:r>
    </w:p>
    <w:p w14:paraId="6F9B36E4" w14:textId="53DDFC67" w:rsidR="00FB60A4" w:rsidRDefault="00FB60A4" w:rsidP="00381AF8">
      <w:pPr>
        <w:rPr>
          <w:lang w:val="en-US"/>
        </w:rPr>
      </w:pPr>
      <w:r>
        <w:rPr>
          <w:lang w:val="en-US"/>
        </w:rPr>
        <w:t xml:space="preserve">The interpolation of spatial audio between microphone positions was processed using </w:t>
      </w:r>
      <w:proofErr w:type="spellStart"/>
      <w:r>
        <w:rPr>
          <w:lang w:val="en-US"/>
        </w:rPr>
        <w:t>Zylia</w:t>
      </w:r>
      <w:proofErr w:type="spellEnd"/>
      <w:r>
        <w:rPr>
          <w:lang w:val="en-US"/>
        </w:rPr>
        <w:t xml:space="preserve"> </w:t>
      </w:r>
      <w:proofErr w:type="spellStart"/>
      <w:r>
        <w:rPr>
          <w:lang w:val="en-US"/>
        </w:rPr>
        <w:t>MaxMSP</w:t>
      </w:r>
      <w:proofErr w:type="spellEnd"/>
      <w:r>
        <w:rPr>
          <w:lang w:val="en-US"/>
        </w:rPr>
        <w:t xml:space="preserve"> </w:t>
      </w:r>
      <w:proofErr w:type="spellStart"/>
      <w:r>
        <w:rPr>
          <w:lang w:val="en-US"/>
        </w:rPr>
        <w:t>objet</w:t>
      </w:r>
      <w:proofErr w:type="spellEnd"/>
      <w:r>
        <w:rPr>
          <w:lang w:val="en-US"/>
        </w:rPr>
        <w:t xml:space="preserve">, </w:t>
      </w:r>
      <w:r w:rsidRPr="00FB60A4">
        <w:rPr>
          <w:lang w:val="en-US"/>
        </w:rPr>
        <w:t>6DoF H</w:t>
      </w:r>
      <w:r w:rsidR="00746C9E">
        <w:rPr>
          <w:lang w:val="en-US"/>
        </w:rPr>
        <w:t xml:space="preserve">igher </w:t>
      </w:r>
      <w:r w:rsidRPr="00FB60A4">
        <w:rPr>
          <w:lang w:val="en-US"/>
        </w:rPr>
        <w:t>O</w:t>
      </w:r>
      <w:r w:rsidR="00746C9E">
        <w:rPr>
          <w:lang w:val="en-US"/>
        </w:rPr>
        <w:t xml:space="preserve">rder </w:t>
      </w:r>
      <w:r w:rsidRPr="00FB60A4">
        <w:rPr>
          <w:lang w:val="en-US"/>
        </w:rPr>
        <w:t>A</w:t>
      </w:r>
      <w:r w:rsidR="00746C9E">
        <w:rPr>
          <w:lang w:val="en-US"/>
        </w:rPr>
        <w:t>mbisonics (HOA)</w:t>
      </w:r>
      <w:r w:rsidRPr="00FB60A4">
        <w:rPr>
          <w:lang w:val="en-US"/>
        </w:rPr>
        <w:t xml:space="preserve"> Renderer </w:t>
      </w:r>
      <w:r>
        <w:rPr>
          <w:lang w:val="en-US"/>
        </w:rPr>
        <w:t>v</w:t>
      </w:r>
      <w:r w:rsidRPr="00FB60A4">
        <w:rPr>
          <w:lang w:val="en-US"/>
        </w:rPr>
        <w:t>2.1.0</w:t>
      </w:r>
      <w:r>
        <w:rPr>
          <w:lang w:val="en-US"/>
        </w:rPr>
        <w:t>. The output was rendered in binaural using SPARTA’s library</w:t>
      </w:r>
      <w:r w:rsidRPr="00FB60A4">
        <w:rPr>
          <w:lang w:val="en-US"/>
        </w:rPr>
        <w:t xml:space="preserve"> </w:t>
      </w:r>
      <w:r>
        <w:rPr>
          <w:lang w:val="en-US"/>
        </w:rPr>
        <w:t>v</w:t>
      </w:r>
      <w:r w:rsidRPr="00FB60A4">
        <w:rPr>
          <w:lang w:val="en-US"/>
        </w:rPr>
        <w:t>1.5.0</w:t>
      </w:r>
      <w:r>
        <w:rPr>
          <w:lang w:val="en-US"/>
        </w:rPr>
        <w:t xml:space="preserve">. The version of </w:t>
      </w:r>
      <w:proofErr w:type="spellStart"/>
      <w:r>
        <w:rPr>
          <w:lang w:val="en-US"/>
        </w:rPr>
        <w:t>MaxMSP</w:t>
      </w:r>
      <w:proofErr w:type="spellEnd"/>
      <w:r>
        <w:rPr>
          <w:lang w:val="en-US"/>
        </w:rPr>
        <w:t xml:space="preserve"> was </w:t>
      </w:r>
      <w:r w:rsidR="00FB17B6">
        <w:rPr>
          <w:lang w:val="en-US"/>
        </w:rPr>
        <w:t>v</w:t>
      </w:r>
      <w:r>
        <w:rPr>
          <w:lang w:val="en-US"/>
        </w:rPr>
        <w:t>8.1.11.</w:t>
      </w:r>
    </w:p>
    <w:p w14:paraId="40CA386B" w14:textId="77777777" w:rsidR="00900933" w:rsidRDefault="00900933" w:rsidP="00900933">
      <w:pPr>
        <w:rPr>
          <w:lang w:val="en-US"/>
        </w:rPr>
      </w:pPr>
    </w:p>
    <w:p w14:paraId="0DE8BEB7" w14:textId="77777777" w:rsidR="00C27AE4" w:rsidRDefault="00C27AE4" w:rsidP="00C27AE4">
      <w:pPr>
        <w:jc w:val="center"/>
        <w:rPr>
          <w:lang w:val="en-US"/>
        </w:rPr>
      </w:pPr>
      <w:r>
        <w:rPr>
          <w:lang w:val="en-US"/>
        </w:rPr>
        <w:t>&lt;FIGURE 2&gt;</w:t>
      </w:r>
    </w:p>
    <w:p w14:paraId="79D809DA" w14:textId="77777777" w:rsidR="009B176D" w:rsidRDefault="009B176D" w:rsidP="00900933">
      <w:pPr>
        <w:rPr>
          <w:lang w:val="en-US"/>
        </w:rPr>
      </w:pPr>
    </w:p>
    <w:p w14:paraId="0628EA2A" w14:textId="3B7F09C9" w:rsidR="009C2B06" w:rsidRDefault="009C2B06" w:rsidP="009C2B06">
      <w:pPr>
        <w:rPr>
          <w:lang w:val="en-US"/>
        </w:rPr>
      </w:pPr>
      <w:r>
        <w:rPr>
          <w:lang w:val="en-US"/>
        </w:rPr>
        <w:t xml:space="preserve">Participants </w:t>
      </w:r>
      <w:r w:rsidR="0028489A">
        <w:rPr>
          <w:lang w:val="en-US"/>
        </w:rPr>
        <w:t xml:space="preserve">were using </w:t>
      </w:r>
      <w:r>
        <w:rPr>
          <w:lang w:val="en-US"/>
        </w:rPr>
        <w:t>headphone</w:t>
      </w:r>
      <w:r w:rsidR="0028489A">
        <w:rPr>
          <w:lang w:val="en-US"/>
        </w:rPr>
        <w:t>s</w:t>
      </w:r>
      <w:r w:rsidR="00CC48D4">
        <w:rPr>
          <w:lang w:val="en-US"/>
        </w:rPr>
        <w:t xml:space="preserve"> (Sennheiser HD-280)</w:t>
      </w:r>
      <w:r w:rsidR="0028489A">
        <w:rPr>
          <w:lang w:val="en-US"/>
        </w:rPr>
        <w:t xml:space="preserve"> equipped with a</w:t>
      </w:r>
      <w:r w:rsidR="00881B1A">
        <w:rPr>
          <w:lang w:val="en-US"/>
        </w:rPr>
        <w:t>n IMU sensor (</w:t>
      </w:r>
      <w:r w:rsidR="00DA244B">
        <w:rPr>
          <w:lang w:val="en-US"/>
        </w:rPr>
        <w:t>Yost USB IMU</w:t>
      </w:r>
      <w:r w:rsidR="00881B1A">
        <w:rPr>
          <w:lang w:val="en-US"/>
        </w:rPr>
        <w:t>)</w:t>
      </w:r>
      <w:r w:rsidR="007F4C5C">
        <w:rPr>
          <w:lang w:val="en-US"/>
        </w:rPr>
        <w:t xml:space="preserve"> </w:t>
      </w:r>
      <w:r>
        <w:rPr>
          <w:lang w:val="en-US"/>
        </w:rPr>
        <w:t xml:space="preserve">to </w:t>
      </w:r>
      <w:r w:rsidR="0028489A">
        <w:rPr>
          <w:lang w:val="en-US"/>
        </w:rPr>
        <w:t>feed</w:t>
      </w:r>
      <w:r>
        <w:rPr>
          <w:lang w:val="en-US"/>
        </w:rPr>
        <w:t xml:space="preserve"> yaw</w:t>
      </w:r>
      <w:r w:rsidR="00CF3E26">
        <w:rPr>
          <w:lang w:val="en-US"/>
        </w:rPr>
        <w:t>,</w:t>
      </w:r>
      <w:r>
        <w:rPr>
          <w:lang w:val="en-US"/>
        </w:rPr>
        <w:t xml:space="preserve"> roll and pitch values into the HOA renderer.</w:t>
      </w:r>
      <w:r w:rsidR="005129DB">
        <w:rPr>
          <w:lang w:val="en-US"/>
        </w:rPr>
        <w:t xml:space="preserve"> They had control </w:t>
      </w:r>
      <w:r w:rsidR="005129DB">
        <w:rPr>
          <w:lang w:val="en-US"/>
        </w:rPr>
        <w:lastRenderedPageBreak/>
        <w:t xml:space="preserve">over the general level, which was not calibrated to match the </w:t>
      </w:r>
      <w:r w:rsidR="00300862">
        <w:rPr>
          <w:lang w:val="en-US"/>
        </w:rPr>
        <w:t>real-life</w:t>
      </w:r>
      <w:r w:rsidR="005129DB">
        <w:rPr>
          <w:lang w:val="en-US"/>
        </w:rPr>
        <w:t xml:space="preserve"> conditions.</w:t>
      </w:r>
      <w:r>
        <w:rPr>
          <w:lang w:val="en-US"/>
        </w:rPr>
        <w:t xml:space="preserve"> The virtual position in the sound installation was controlled either with a joystick or a trackpad (see Fig. 3)</w:t>
      </w:r>
      <w:r w:rsidR="0028489A">
        <w:rPr>
          <w:lang w:val="en-US"/>
        </w:rPr>
        <w:t xml:space="preserve"> while standing up or sitting up</w:t>
      </w:r>
      <w:r w:rsidR="00864892">
        <w:rPr>
          <w:lang w:val="en-US"/>
        </w:rPr>
        <w:t>, based on the participant’s preference</w:t>
      </w:r>
      <w:r>
        <w:rPr>
          <w:lang w:val="en-US"/>
        </w:rPr>
        <w:t xml:space="preserve">. Interpolation parameters for the HOA renderer were </w:t>
      </w:r>
      <w:r w:rsidR="00864892">
        <w:rPr>
          <w:lang w:val="en-US"/>
        </w:rPr>
        <w:t xml:space="preserve">adjusted </w:t>
      </w:r>
      <w:r w:rsidR="00826BF4">
        <w:rPr>
          <w:lang w:val="en-US"/>
        </w:rPr>
        <w:t xml:space="preserve">and validated </w:t>
      </w:r>
      <w:r w:rsidR="00864892">
        <w:rPr>
          <w:lang w:val="en-US"/>
        </w:rPr>
        <w:t xml:space="preserve">by ear </w:t>
      </w:r>
      <w:r w:rsidR="00FF4214">
        <w:rPr>
          <w:lang w:val="en-US"/>
        </w:rPr>
        <w:t xml:space="preserve">and according to the geometry of the recording setup </w:t>
      </w:r>
      <w:r w:rsidR="00864892">
        <w:rPr>
          <w:lang w:val="en-US"/>
        </w:rPr>
        <w:t>by collaborators of the projects</w:t>
      </w:r>
      <w:r w:rsidR="005569B9">
        <w:rPr>
          <w:lang w:val="en-US"/>
        </w:rPr>
        <w:t>,</w:t>
      </w:r>
      <w:r w:rsidR="00FF4214">
        <w:rPr>
          <w:lang w:val="en-US"/>
        </w:rPr>
        <w:t xml:space="preserve"> with an expertise </w:t>
      </w:r>
      <w:r w:rsidR="00E87E59">
        <w:rPr>
          <w:lang w:val="en-US"/>
        </w:rPr>
        <w:t>in</w:t>
      </w:r>
      <w:r w:rsidR="00FF4214">
        <w:rPr>
          <w:lang w:val="en-US"/>
        </w:rPr>
        <w:t xml:space="preserve"> </w:t>
      </w:r>
      <w:r w:rsidR="004D74AD">
        <w:rPr>
          <w:lang w:val="en-US"/>
        </w:rPr>
        <w:t>acoustics and sound art</w:t>
      </w:r>
      <w:r w:rsidR="00864892">
        <w:rPr>
          <w:lang w:val="en-US"/>
        </w:rPr>
        <w:t xml:space="preserve"> </w:t>
      </w:r>
      <w:r w:rsidR="005569B9">
        <w:rPr>
          <w:lang w:val="en-US"/>
        </w:rPr>
        <w:t xml:space="preserve">creation, </w:t>
      </w:r>
      <w:r>
        <w:rPr>
          <w:lang w:val="en-US"/>
        </w:rPr>
        <w:t>to produce a smooth transition between positions</w:t>
      </w:r>
      <w:r w:rsidR="00864892">
        <w:rPr>
          <w:lang w:val="en-US"/>
        </w:rPr>
        <w:t xml:space="preserve"> for JPG’s work.</w:t>
      </w:r>
      <w:r>
        <w:rPr>
          <w:lang w:val="en-US"/>
        </w:rPr>
        <w:t xml:space="preserve"> </w:t>
      </w:r>
      <w:r w:rsidR="00864892">
        <w:rPr>
          <w:lang w:val="en-US"/>
        </w:rPr>
        <w:t>However</w:t>
      </w:r>
      <w:r w:rsidR="008D6B55">
        <w:rPr>
          <w:lang w:val="en-US"/>
        </w:rPr>
        <w:t>,</w:t>
      </w:r>
      <w:r w:rsidR="00864892">
        <w:rPr>
          <w:lang w:val="en-US"/>
        </w:rPr>
        <w:t xml:space="preserve"> with the limited documentation available for the different parameters (</w:t>
      </w:r>
      <w:r w:rsidR="00864892" w:rsidRPr="00BD53BC">
        <w:rPr>
          <w:lang w:val="en-US"/>
        </w:rPr>
        <w:t>volume</w:t>
      </w:r>
      <w:r w:rsidR="00864892">
        <w:rPr>
          <w:lang w:val="en-US"/>
        </w:rPr>
        <w:t xml:space="preserve"> </w:t>
      </w:r>
      <w:r w:rsidR="00864892" w:rsidRPr="00BD53BC">
        <w:rPr>
          <w:lang w:val="en-US"/>
        </w:rPr>
        <w:t>threshold</w:t>
      </w:r>
      <w:r w:rsidR="00864892">
        <w:rPr>
          <w:lang w:val="en-US"/>
        </w:rPr>
        <w:t xml:space="preserve">, volume range, HOA threshold, and HOA range), we were unable to achieve a perfectly </w:t>
      </w:r>
      <w:r>
        <w:rPr>
          <w:lang w:val="en-US"/>
        </w:rPr>
        <w:t>smooth transition</w:t>
      </w:r>
      <w:r w:rsidR="00864892">
        <w:rPr>
          <w:lang w:val="en-US"/>
        </w:rPr>
        <w:t xml:space="preserve"> for ES’s work. We consulted with </w:t>
      </w:r>
      <w:proofErr w:type="spellStart"/>
      <w:r w:rsidR="00864892">
        <w:rPr>
          <w:lang w:val="en-US"/>
        </w:rPr>
        <w:t>Zylia</w:t>
      </w:r>
      <w:proofErr w:type="spellEnd"/>
      <w:r w:rsidR="00864892">
        <w:rPr>
          <w:lang w:val="en-US"/>
        </w:rPr>
        <w:t xml:space="preserve"> and </w:t>
      </w:r>
      <w:r>
        <w:rPr>
          <w:lang w:val="en-US"/>
        </w:rPr>
        <w:t xml:space="preserve">relied </w:t>
      </w:r>
      <w:r w:rsidR="008D6B55">
        <w:rPr>
          <w:lang w:val="en-US"/>
        </w:rPr>
        <w:t xml:space="preserve">on </w:t>
      </w:r>
      <w:r w:rsidR="00864892">
        <w:rPr>
          <w:lang w:val="en-US"/>
        </w:rPr>
        <w:t>their</w:t>
      </w:r>
      <w:r>
        <w:rPr>
          <w:lang w:val="en-US"/>
        </w:rPr>
        <w:t xml:space="preserve"> </w:t>
      </w:r>
      <w:r w:rsidR="00864892">
        <w:rPr>
          <w:lang w:val="en-US"/>
        </w:rPr>
        <w:t>recommended parameters</w:t>
      </w:r>
      <w:r>
        <w:rPr>
          <w:lang w:val="en-US"/>
        </w:rPr>
        <w:t xml:space="preserve">, </w:t>
      </w:r>
      <w:r w:rsidR="00864892">
        <w:rPr>
          <w:lang w:val="en-US"/>
        </w:rPr>
        <w:t>which led to audible</w:t>
      </w:r>
      <w:r>
        <w:rPr>
          <w:lang w:val="en-US"/>
        </w:rPr>
        <w:t xml:space="preserve"> artefacts </w:t>
      </w:r>
      <w:r w:rsidR="00864892">
        <w:rPr>
          <w:lang w:val="en-US"/>
        </w:rPr>
        <w:t>(discussed under Limitation)</w:t>
      </w:r>
      <w:r>
        <w:rPr>
          <w:lang w:val="en-US"/>
        </w:rPr>
        <w:t xml:space="preserve">. </w:t>
      </w:r>
    </w:p>
    <w:p w14:paraId="29315DB3" w14:textId="77777777" w:rsidR="00381AF8" w:rsidRDefault="00381AF8" w:rsidP="00265002">
      <w:pPr>
        <w:rPr>
          <w:lang w:val="en-US"/>
        </w:rPr>
      </w:pPr>
    </w:p>
    <w:p w14:paraId="4569EBD3" w14:textId="77777777" w:rsidR="00502879" w:rsidRDefault="00502879" w:rsidP="00502879">
      <w:pPr>
        <w:keepNext/>
        <w:jc w:val="center"/>
      </w:pPr>
      <w:r>
        <w:t>&lt;FIGURE 3&gt;</w:t>
      </w:r>
    </w:p>
    <w:p w14:paraId="25CBFC99" w14:textId="14801A58" w:rsidR="00265002" w:rsidRPr="008348AF" w:rsidRDefault="00265002" w:rsidP="00265002">
      <w:pPr>
        <w:pStyle w:val="Heading2"/>
        <w:rPr>
          <w:lang w:val="en-US"/>
        </w:rPr>
      </w:pPr>
      <w:r>
        <w:rPr>
          <w:lang w:val="en-US"/>
        </w:rPr>
        <w:t>Participants</w:t>
      </w:r>
      <w:r w:rsidR="00381AF8">
        <w:rPr>
          <w:lang w:val="en-US"/>
        </w:rPr>
        <w:t xml:space="preserve"> and protocol</w:t>
      </w:r>
    </w:p>
    <w:p w14:paraId="21B745AA" w14:textId="7BEBC4DF" w:rsidR="005E3A69" w:rsidRDefault="007157ED" w:rsidP="00C7431A">
      <w:pPr>
        <w:rPr>
          <w:lang w:val="en-US"/>
        </w:rPr>
      </w:pPr>
      <w:r>
        <w:rPr>
          <w:lang w:val="en-US"/>
        </w:rPr>
        <w:t xml:space="preserve">Due to the COVID-10 pandemic, we had limited access to museums and galleries, and difficulties in recruiting participants for an in-person study. </w:t>
      </w:r>
      <w:r w:rsidR="00C7431A">
        <w:rPr>
          <w:lang w:val="en-US"/>
        </w:rPr>
        <w:t>Sixteen participants, including the two artists, ES and JPG, took part in the</w:t>
      </w:r>
      <w:r w:rsidR="005E3A69">
        <w:rPr>
          <w:lang w:val="en-US"/>
        </w:rPr>
        <w:t xml:space="preserve"> study </w:t>
      </w:r>
      <w:r w:rsidR="00C7431A">
        <w:rPr>
          <w:lang w:val="en-US"/>
        </w:rPr>
        <w:t xml:space="preserve">between February and April 2022. </w:t>
      </w:r>
      <w:r w:rsidR="005E3A69">
        <w:rPr>
          <w:lang w:val="en-US"/>
        </w:rPr>
        <w:t>They were recruited through convenience and snowball sampling</w:t>
      </w:r>
      <w:r w:rsidR="00536E09">
        <w:rPr>
          <w:lang w:val="en-US"/>
        </w:rPr>
        <w:t xml:space="preserve"> based on the main expertise (described in Table 1)</w:t>
      </w:r>
      <w:r w:rsidR="005E3A69">
        <w:rPr>
          <w:lang w:val="en-US"/>
        </w:rPr>
        <w:t xml:space="preserve">. </w:t>
      </w:r>
      <w:r w:rsidR="00536E09">
        <w:rPr>
          <w:lang w:val="en-US"/>
        </w:rPr>
        <w:t>However, m</w:t>
      </w:r>
      <w:r w:rsidR="005E3A69">
        <w:rPr>
          <w:lang w:val="en-US"/>
        </w:rPr>
        <w:t xml:space="preserve">ost participants reported expertise in more than one </w:t>
      </w:r>
      <w:r w:rsidR="00DE3497">
        <w:rPr>
          <w:lang w:val="en-US"/>
        </w:rPr>
        <w:t xml:space="preserve">field </w:t>
      </w:r>
      <w:r w:rsidR="005E3A69">
        <w:rPr>
          <w:lang w:val="en-US"/>
        </w:rPr>
        <w:t xml:space="preserve">with varying levels of experience (0 to 5 years; 5 to 10 years; 10 to 20 years; more than 20 years). Two </w:t>
      </w:r>
      <w:r w:rsidR="00536E09">
        <w:rPr>
          <w:lang w:val="en-US"/>
        </w:rPr>
        <w:t xml:space="preserve">participants are considered as having dual expertise as they </w:t>
      </w:r>
      <w:r w:rsidR="005E3A69">
        <w:rPr>
          <w:lang w:val="en-US"/>
        </w:rPr>
        <w:t>reported the</w:t>
      </w:r>
      <w:r w:rsidR="00BC087D">
        <w:rPr>
          <w:lang w:val="en-US"/>
        </w:rPr>
        <w:t>ir</w:t>
      </w:r>
      <w:r w:rsidR="005E3A69">
        <w:rPr>
          <w:lang w:val="en-US"/>
        </w:rPr>
        <w:t xml:space="preserve"> </w:t>
      </w:r>
      <w:r w:rsidR="00536E09">
        <w:rPr>
          <w:lang w:val="en-US"/>
        </w:rPr>
        <w:t xml:space="preserve">highest level of experience in two </w:t>
      </w:r>
      <w:r w:rsidR="00023BAC">
        <w:rPr>
          <w:lang w:val="en-US"/>
        </w:rPr>
        <w:t xml:space="preserve">fields </w:t>
      </w:r>
      <w:r w:rsidR="00536E09">
        <w:rPr>
          <w:lang w:val="en-US"/>
        </w:rPr>
        <w:t xml:space="preserve">(one </w:t>
      </w:r>
      <w:r w:rsidR="00536E09" w:rsidRPr="005306B2">
        <w:rPr>
          <w:lang w:val="en-US"/>
        </w:rPr>
        <w:t xml:space="preserve">SA+SE </w:t>
      </w:r>
      <w:r w:rsidR="00536E09">
        <w:rPr>
          <w:lang w:val="en-US"/>
        </w:rPr>
        <w:t>and one</w:t>
      </w:r>
      <w:r w:rsidR="00536E09" w:rsidRPr="005306B2">
        <w:rPr>
          <w:lang w:val="en-US"/>
        </w:rPr>
        <w:t xml:space="preserve"> CO+C</w:t>
      </w:r>
      <w:r w:rsidR="00536E09">
        <w:rPr>
          <w:lang w:val="en-US"/>
        </w:rPr>
        <w:t>U).</w:t>
      </w:r>
      <w:r w:rsidR="00536E09" w:rsidRPr="00536E09">
        <w:rPr>
          <w:lang w:val="en-US"/>
        </w:rPr>
        <w:t xml:space="preserve"> </w:t>
      </w:r>
      <w:r w:rsidR="00536E09">
        <w:rPr>
          <w:lang w:val="en-US"/>
        </w:rPr>
        <w:t>We first piloted the experiment with one sound artist, whose results were included in the study as no changes were made after pilot testing.</w:t>
      </w:r>
    </w:p>
    <w:p w14:paraId="47CCD768" w14:textId="77777777" w:rsidR="00FC6FCE" w:rsidRDefault="00FC6FCE" w:rsidP="00265002">
      <w:pPr>
        <w:rPr>
          <w:lang w:val="en-US"/>
        </w:rPr>
      </w:pPr>
    </w:p>
    <w:tbl>
      <w:tblPr>
        <w:tblStyle w:val="TableGrid"/>
        <w:tblW w:w="0" w:type="auto"/>
        <w:tblLook w:val="04A0" w:firstRow="1" w:lastRow="0" w:firstColumn="1" w:lastColumn="0" w:noHBand="0" w:noVBand="1"/>
        <w:tblCaption w:val="Distribution in expertise of particpants"/>
      </w:tblPr>
      <w:tblGrid>
        <w:gridCol w:w="3116"/>
        <w:gridCol w:w="3117"/>
        <w:gridCol w:w="3117"/>
      </w:tblGrid>
      <w:tr w:rsidR="00FC6FCE" w14:paraId="22F1A944" w14:textId="77777777" w:rsidTr="00FC6FCE">
        <w:tc>
          <w:tcPr>
            <w:tcW w:w="3116" w:type="dxa"/>
          </w:tcPr>
          <w:p w14:paraId="3BC73C99" w14:textId="3E61F7F7" w:rsidR="00FC6FCE" w:rsidRDefault="00DE3497" w:rsidP="00265002">
            <w:pPr>
              <w:rPr>
                <w:lang w:val="en-US"/>
              </w:rPr>
            </w:pPr>
            <w:r>
              <w:rPr>
                <w:lang w:val="en-US"/>
              </w:rPr>
              <w:t xml:space="preserve">Fields </w:t>
            </w:r>
            <w:r w:rsidR="00FC6FCE">
              <w:rPr>
                <w:lang w:val="en-US"/>
              </w:rPr>
              <w:t>of Expertise</w:t>
            </w:r>
          </w:p>
        </w:tc>
        <w:tc>
          <w:tcPr>
            <w:tcW w:w="3117" w:type="dxa"/>
          </w:tcPr>
          <w:p w14:paraId="656C9046" w14:textId="1D76ADC7" w:rsidR="00FC6FCE" w:rsidRDefault="00FC6FCE" w:rsidP="00265002">
            <w:pPr>
              <w:rPr>
                <w:lang w:val="en-US"/>
              </w:rPr>
            </w:pPr>
            <w:r>
              <w:rPr>
                <w:lang w:val="en-US"/>
              </w:rPr>
              <w:t>Main expertise</w:t>
            </w:r>
          </w:p>
        </w:tc>
        <w:tc>
          <w:tcPr>
            <w:tcW w:w="3117" w:type="dxa"/>
          </w:tcPr>
          <w:p w14:paraId="10E7AD57" w14:textId="2E63D277" w:rsidR="00FC6FCE" w:rsidRDefault="00FC6FCE" w:rsidP="00265002">
            <w:pPr>
              <w:rPr>
                <w:lang w:val="en-US"/>
              </w:rPr>
            </w:pPr>
            <w:r>
              <w:rPr>
                <w:lang w:val="en-US"/>
              </w:rPr>
              <w:t>Have some knowledge</w:t>
            </w:r>
          </w:p>
        </w:tc>
      </w:tr>
      <w:tr w:rsidR="00FC6FCE" w14:paraId="40E9A74E" w14:textId="77777777" w:rsidTr="00FC6FCE">
        <w:tc>
          <w:tcPr>
            <w:tcW w:w="3116" w:type="dxa"/>
          </w:tcPr>
          <w:p w14:paraId="2BF75432" w14:textId="4FA4C618" w:rsidR="00FC6FCE" w:rsidRDefault="00FC6FCE" w:rsidP="00265002">
            <w:pPr>
              <w:rPr>
                <w:lang w:val="en-US"/>
              </w:rPr>
            </w:pPr>
            <w:r>
              <w:rPr>
                <w:lang w:val="en-US"/>
              </w:rPr>
              <w:t>Sound Artists</w:t>
            </w:r>
            <w:r w:rsidR="00536E09">
              <w:rPr>
                <w:lang w:val="en-US"/>
              </w:rPr>
              <w:t xml:space="preserve"> (SA)</w:t>
            </w:r>
          </w:p>
        </w:tc>
        <w:tc>
          <w:tcPr>
            <w:tcW w:w="3117" w:type="dxa"/>
          </w:tcPr>
          <w:p w14:paraId="4A65C85F" w14:textId="58C18B15" w:rsidR="00FC6FCE" w:rsidRDefault="00FC6FCE" w:rsidP="00265002">
            <w:pPr>
              <w:rPr>
                <w:lang w:val="en-US"/>
              </w:rPr>
            </w:pPr>
            <w:r>
              <w:rPr>
                <w:lang w:val="en-US"/>
              </w:rPr>
              <w:t>6 + 2</w:t>
            </w:r>
            <w:r w:rsidR="00197E23">
              <w:rPr>
                <w:lang w:val="en-US"/>
              </w:rPr>
              <w:t xml:space="preserve"> (ES and JPG)</w:t>
            </w:r>
          </w:p>
        </w:tc>
        <w:tc>
          <w:tcPr>
            <w:tcW w:w="3117" w:type="dxa"/>
          </w:tcPr>
          <w:p w14:paraId="3DC4C5EB" w14:textId="5029805D" w:rsidR="00FC6FCE" w:rsidRDefault="00FC6FCE" w:rsidP="00265002">
            <w:pPr>
              <w:rPr>
                <w:lang w:val="en-US"/>
              </w:rPr>
            </w:pPr>
            <w:r>
              <w:rPr>
                <w:lang w:val="en-US"/>
              </w:rPr>
              <w:t>13</w:t>
            </w:r>
          </w:p>
        </w:tc>
      </w:tr>
      <w:tr w:rsidR="00FC6FCE" w14:paraId="53CEABE0" w14:textId="77777777" w:rsidTr="00FC6FCE">
        <w:tc>
          <w:tcPr>
            <w:tcW w:w="3116" w:type="dxa"/>
          </w:tcPr>
          <w:p w14:paraId="5EC43A7E" w14:textId="08C7C7D1" w:rsidR="00FC6FCE" w:rsidRDefault="00FC6FCE" w:rsidP="00265002">
            <w:pPr>
              <w:rPr>
                <w:lang w:val="en-US"/>
              </w:rPr>
            </w:pPr>
            <w:r>
              <w:rPr>
                <w:lang w:val="en-US"/>
              </w:rPr>
              <w:t>Sound Engineers</w:t>
            </w:r>
            <w:r w:rsidR="00536E09">
              <w:rPr>
                <w:lang w:val="en-US"/>
              </w:rPr>
              <w:t xml:space="preserve"> (SE)</w:t>
            </w:r>
          </w:p>
        </w:tc>
        <w:tc>
          <w:tcPr>
            <w:tcW w:w="3117" w:type="dxa"/>
          </w:tcPr>
          <w:p w14:paraId="2904E7D7" w14:textId="57893728" w:rsidR="00FC6FCE" w:rsidRDefault="00FC6FCE" w:rsidP="00265002">
            <w:pPr>
              <w:rPr>
                <w:lang w:val="en-US"/>
              </w:rPr>
            </w:pPr>
            <w:r>
              <w:rPr>
                <w:lang w:val="en-US"/>
              </w:rPr>
              <w:t>5</w:t>
            </w:r>
          </w:p>
        </w:tc>
        <w:tc>
          <w:tcPr>
            <w:tcW w:w="3117" w:type="dxa"/>
          </w:tcPr>
          <w:p w14:paraId="3C3EE472" w14:textId="632E3DDC" w:rsidR="00FC6FCE" w:rsidRDefault="00FC6FCE" w:rsidP="00265002">
            <w:pPr>
              <w:rPr>
                <w:lang w:val="en-US"/>
              </w:rPr>
            </w:pPr>
            <w:r>
              <w:rPr>
                <w:lang w:val="en-US"/>
              </w:rPr>
              <w:t>7</w:t>
            </w:r>
          </w:p>
        </w:tc>
      </w:tr>
      <w:tr w:rsidR="00FC6FCE" w14:paraId="494A62A3" w14:textId="77777777" w:rsidTr="00FC6FCE">
        <w:tc>
          <w:tcPr>
            <w:tcW w:w="3116" w:type="dxa"/>
          </w:tcPr>
          <w:p w14:paraId="3AA48EA3" w14:textId="0C463439" w:rsidR="00FC6FCE" w:rsidRDefault="00FC6FCE" w:rsidP="00265002">
            <w:pPr>
              <w:rPr>
                <w:lang w:val="en-US"/>
              </w:rPr>
            </w:pPr>
            <w:r w:rsidRPr="00FC6FCE">
              <w:rPr>
                <w:lang w:val="en-US"/>
              </w:rPr>
              <w:t>New media and Sound art Curators</w:t>
            </w:r>
            <w:r w:rsidR="00536E09">
              <w:rPr>
                <w:lang w:val="en-US"/>
              </w:rPr>
              <w:t xml:space="preserve"> (CU)</w:t>
            </w:r>
          </w:p>
        </w:tc>
        <w:tc>
          <w:tcPr>
            <w:tcW w:w="3117" w:type="dxa"/>
          </w:tcPr>
          <w:p w14:paraId="5600CA05" w14:textId="0008051B" w:rsidR="00FC6FCE" w:rsidRDefault="00FC6FCE" w:rsidP="00265002">
            <w:pPr>
              <w:rPr>
                <w:lang w:val="en-US"/>
              </w:rPr>
            </w:pPr>
            <w:r>
              <w:rPr>
                <w:lang w:val="en-US"/>
              </w:rPr>
              <w:t>4</w:t>
            </w:r>
          </w:p>
        </w:tc>
        <w:tc>
          <w:tcPr>
            <w:tcW w:w="3117" w:type="dxa"/>
          </w:tcPr>
          <w:p w14:paraId="7753149A" w14:textId="2C19C307" w:rsidR="00FC6FCE" w:rsidRDefault="00FC6FCE" w:rsidP="00265002">
            <w:pPr>
              <w:rPr>
                <w:lang w:val="en-US"/>
              </w:rPr>
            </w:pPr>
            <w:r>
              <w:rPr>
                <w:lang w:val="en-US"/>
              </w:rPr>
              <w:t>7</w:t>
            </w:r>
          </w:p>
        </w:tc>
      </w:tr>
      <w:tr w:rsidR="00FC6FCE" w14:paraId="2A7FA796" w14:textId="77777777" w:rsidTr="00FC6FCE">
        <w:tc>
          <w:tcPr>
            <w:tcW w:w="3116" w:type="dxa"/>
          </w:tcPr>
          <w:p w14:paraId="45B6E972" w14:textId="7F7EA615" w:rsidR="00FC6FCE" w:rsidRDefault="00FC6FCE" w:rsidP="00265002">
            <w:pPr>
              <w:rPr>
                <w:lang w:val="en-US"/>
              </w:rPr>
            </w:pPr>
            <w:r w:rsidRPr="00FC6FCE">
              <w:rPr>
                <w:lang w:val="en-US"/>
              </w:rPr>
              <w:t>New media and Sound art Conservators</w:t>
            </w:r>
            <w:r w:rsidR="00536E09">
              <w:rPr>
                <w:lang w:val="en-US"/>
              </w:rPr>
              <w:t xml:space="preserve"> (CO)</w:t>
            </w:r>
          </w:p>
        </w:tc>
        <w:tc>
          <w:tcPr>
            <w:tcW w:w="3117" w:type="dxa"/>
          </w:tcPr>
          <w:p w14:paraId="15269947" w14:textId="4EB88AAA" w:rsidR="00FC6FCE" w:rsidRDefault="00FC6FCE" w:rsidP="00265002">
            <w:pPr>
              <w:rPr>
                <w:lang w:val="en-US"/>
              </w:rPr>
            </w:pPr>
            <w:r>
              <w:rPr>
                <w:lang w:val="en-US"/>
              </w:rPr>
              <w:t>1</w:t>
            </w:r>
          </w:p>
        </w:tc>
        <w:tc>
          <w:tcPr>
            <w:tcW w:w="3117" w:type="dxa"/>
          </w:tcPr>
          <w:p w14:paraId="04D2EAA0" w14:textId="18AC7BE5" w:rsidR="00FC6FCE" w:rsidRDefault="00FC6FCE" w:rsidP="00FC6FCE">
            <w:pPr>
              <w:keepNext/>
              <w:rPr>
                <w:lang w:val="en-US"/>
              </w:rPr>
            </w:pPr>
            <w:r>
              <w:rPr>
                <w:lang w:val="en-US"/>
              </w:rPr>
              <w:t>3</w:t>
            </w:r>
          </w:p>
        </w:tc>
      </w:tr>
    </w:tbl>
    <w:p w14:paraId="5ADFADFA" w14:textId="0A5EE295" w:rsidR="00265002" w:rsidRDefault="00FC6FCE" w:rsidP="00FC6FCE">
      <w:pPr>
        <w:pStyle w:val="Caption"/>
      </w:pPr>
      <w:r>
        <w:t xml:space="preserve">Table </w:t>
      </w:r>
      <w:fldSimple w:instr=" SEQ Table \* ARABIC ">
        <w:r w:rsidR="00052570">
          <w:rPr>
            <w:noProof/>
          </w:rPr>
          <w:t>1</w:t>
        </w:r>
      </w:fldSimple>
      <w:r>
        <w:t xml:space="preserve">. </w:t>
      </w:r>
      <w:r w:rsidRPr="002E729E">
        <w:t xml:space="preserve">Distribution </w:t>
      </w:r>
      <w:r w:rsidR="003346A1">
        <w:t>of</w:t>
      </w:r>
      <w:r w:rsidRPr="002E729E">
        <w:t xml:space="preserve"> expertise </w:t>
      </w:r>
      <w:r w:rsidR="003346A1">
        <w:t xml:space="preserve">for the </w:t>
      </w:r>
      <w:r w:rsidRPr="002E729E">
        <w:t>participants</w:t>
      </w:r>
      <w:r w:rsidR="003346A1">
        <w:t xml:space="preserve"> of the study</w:t>
      </w:r>
    </w:p>
    <w:p w14:paraId="430B53C0" w14:textId="4F72A010" w:rsidR="00FE4505" w:rsidRDefault="00F426D3" w:rsidP="00F426D3">
      <w:pPr>
        <w:rPr>
          <w:lang w:val="en-US"/>
        </w:rPr>
      </w:pPr>
      <w:r>
        <w:rPr>
          <w:lang w:val="en-US"/>
        </w:rPr>
        <w:t xml:space="preserve">Participants started </w:t>
      </w:r>
      <w:r w:rsidR="00536E09">
        <w:rPr>
          <w:lang w:val="en-US"/>
        </w:rPr>
        <w:t>by filling out a</w:t>
      </w:r>
      <w:r>
        <w:rPr>
          <w:lang w:val="en-US"/>
        </w:rPr>
        <w:t xml:space="preserve"> </w:t>
      </w:r>
      <w:r w:rsidR="00536E09">
        <w:rPr>
          <w:lang w:val="en-US"/>
        </w:rPr>
        <w:t xml:space="preserve">screening </w:t>
      </w:r>
      <w:r>
        <w:rPr>
          <w:lang w:val="en-US"/>
        </w:rPr>
        <w:t xml:space="preserve">questionnaire </w:t>
      </w:r>
      <w:r w:rsidR="00536E09">
        <w:rPr>
          <w:lang w:val="en-US"/>
        </w:rPr>
        <w:t>on their</w:t>
      </w:r>
      <w:r>
        <w:rPr>
          <w:lang w:val="en-US"/>
        </w:rPr>
        <w:t xml:space="preserve"> expertise </w:t>
      </w:r>
      <w:r w:rsidR="00536E09">
        <w:rPr>
          <w:lang w:val="en-US"/>
        </w:rPr>
        <w:t>and</w:t>
      </w:r>
      <w:r>
        <w:rPr>
          <w:lang w:val="en-US"/>
        </w:rPr>
        <w:t xml:space="preserve"> familiarity with the artists and </w:t>
      </w:r>
      <w:r w:rsidR="00C239FF">
        <w:rPr>
          <w:lang w:val="en-US"/>
        </w:rPr>
        <w:t xml:space="preserve">each </w:t>
      </w:r>
      <w:r>
        <w:rPr>
          <w:lang w:val="en-US"/>
        </w:rPr>
        <w:t xml:space="preserve">specific work. </w:t>
      </w:r>
      <w:r w:rsidR="001D0025">
        <w:rPr>
          <w:lang w:val="en-US"/>
        </w:rPr>
        <w:t>We provided</w:t>
      </w:r>
      <w:r>
        <w:rPr>
          <w:lang w:val="en-US"/>
        </w:rPr>
        <w:t xml:space="preserve"> a brief description of the work </w:t>
      </w:r>
      <w:r w:rsidR="00536E09">
        <w:rPr>
          <w:lang w:val="en-US"/>
        </w:rPr>
        <w:t xml:space="preserve">in case </w:t>
      </w:r>
      <w:r>
        <w:rPr>
          <w:lang w:val="en-US"/>
        </w:rPr>
        <w:t>they were not familiar with it.</w:t>
      </w:r>
      <w:r w:rsidR="008E36E3">
        <w:rPr>
          <w:lang w:val="en-US"/>
        </w:rPr>
        <w:t xml:space="preserve"> </w:t>
      </w:r>
    </w:p>
    <w:p w14:paraId="1C5BA220" w14:textId="13E17E93" w:rsidR="00F426D3" w:rsidRDefault="00536E09" w:rsidP="00536E09">
      <w:pPr>
        <w:rPr>
          <w:lang w:val="en-US"/>
        </w:rPr>
      </w:pPr>
      <w:r>
        <w:rPr>
          <w:lang w:val="en-US"/>
        </w:rPr>
        <w:t xml:space="preserve">We then introduced the </w:t>
      </w:r>
      <w:r w:rsidR="008E36E3">
        <w:rPr>
          <w:lang w:val="en-US"/>
        </w:rPr>
        <w:t xml:space="preserve">graphical interface and the functionalities for recording </w:t>
      </w:r>
      <w:r>
        <w:rPr>
          <w:lang w:val="en-US"/>
        </w:rPr>
        <w:t>significa</w:t>
      </w:r>
      <w:r w:rsidR="00C239FF">
        <w:rPr>
          <w:lang w:val="en-US"/>
        </w:rPr>
        <w:t>nt</w:t>
      </w:r>
      <w:r>
        <w:rPr>
          <w:lang w:val="en-US"/>
        </w:rPr>
        <w:t xml:space="preserve"> </w:t>
      </w:r>
      <w:r w:rsidR="008E36E3">
        <w:rPr>
          <w:lang w:val="en-US"/>
        </w:rPr>
        <w:t xml:space="preserve">positions </w:t>
      </w:r>
      <w:r>
        <w:rPr>
          <w:lang w:val="en-US"/>
        </w:rPr>
        <w:t xml:space="preserve">and </w:t>
      </w:r>
      <w:r w:rsidR="008E36E3">
        <w:rPr>
          <w:lang w:val="en-US"/>
        </w:rPr>
        <w:t xml:space="preserve">encouraged them to spend as much time </w:t>
      </w:r>
      <w:r>
        <w:rPr>
          <w:lang w:val="en-US"/>
        </w:rPr>
        <w:t>as needed</w:t>
      </w:r>
      <w:r w:rsidR="008E36E3">
        <w:rPr>
          <w:lang w:val="en-US"/>
        </w:rPr>
        <w:t xml:space="preserve"> to experience the </w:t>
      </w:r>
      <w:r w:rsidR="00E41482">
        <w:rPr>
          <w:lang w:val="en-US"/>
        </w:rPr>
        <w:t xml:space="preserve">spatial </w:t>
      </w:r>
      <w:r w:rsidR="008E36E3">
        <w:rPr>
          <w:lang w:val="en-US"/>
        </w:rPr>
        <w:t xml:space="preserve">audio rendition in space and time. They could move freely </w:t>
      </w:r>
      <w:r>
        <w:rPr>
          <w:lang w:val="en-US"/>
        </w:rPr>
        <w:t>in space</w:t>
      </w:r>
      <w:r w:rsidR="00E41482">
        <w:rPr>
          <w:lang w:val="en-US"/>
        </w:rPr>
        <w:t>,</w:t>
      </w:r>
      <w:r w:rsidR="008E36E3">
        <w:rPr>
          <w:lang w:val="en-US"/>
        </w:rPr>
        <w:t xml:space="preserve"> within </w:t>
      </w:r>
      <w:r>
        <w:rPr>
          <w:lang w:val="en-US"/>
        </w:rPr>
        <w:t>a</w:t>
      </w:r>
      <w:r w:rsidR="008E36E3">
        <w:rPr>
          <w:lang w:val="en-US"/>
        </w:rPr>
        <w:t xml:space="preserve"> circle</w:t>
      </w:r>
      <w:r>
        <w:rPr>
          <w:lang w:val="en-US"/>
        </w:rPr>
        <w:t xml:space="preserve"> centered around the installation represented</w:t>
      </w:r>
      <w:r w:rsidR="008E36E3">
        <w:rPr>
          <w:lang w:val="en-US"/>
        </w:rPr>
        <w:t xml:space="preserve"> by the spotlight (see Fig. 2)</w:t>
      </w:r>
      <w:r w:rsidR="00E41482">
        <w:rPr>
          <w:lang w:val="en-US"/>
        </w:rPr>
        <w:t>,</w:t>
      </w:r>
      <w:r w:rsidR="008E36E3">
        <w:rPr>
          <w:lang w:val="en-US"/>
        </w:rPr>
        <w:t xml:space="preserve"> </w:t>
      </w:r>
      <w:r w:rsidR="00406C6A">
        <w:rPr>
          <w:lang w:val="en-US"/>
        </w:rPr>
        <w:t xml:space="preserve">as well as navigate </w:t>
      </w:r>
      <w:r w:rsidR="008E36E3">
        <w:rPr>
          <w:lang w:val="en-US"/>
        </w:rPr>
        <w:t>in time</w:t>
      </w:r>
      <w:r w:rsidR="00E41482">
        <w:rPr>
          <w:lang w:val="en-US"/>
        </w:rPr>
        <w:t>, within the ten minutes of the recording</w:t>
      </w:r>
      <w:r w:rsidR="008E36E3">
        <w:rPr>
          <w:lang w:val="en-US"/>
        </w:rPr>
        <w:t xml:space="preserve">. </w:t>
      </w:r>
      <w:r w:rsidR="00406C6A">
        <w:rPr>
          <w:lang w:val="en-US"/>
        </w:rPr>
        <w:t xml:space="preserve">During this exploration, they were </w:t>
      </w:r>
      <w:r w:rsidR="00406C6A">
        <w:rPr>
          <w:lang w:val="en-US"/>
        </w:rPr>
        <w:lastRenderedPageBreak/>
        <w:t xml:space="preserve">asked </w:t>
      </w:r>
      <w:r w:rsidR="008E36E3">
        <w:rPr>
          <w:lang w:val="en-US"/>
        </w:rPr>
        <w:t xml:space="preserve">to select </w:t>
      </w:r>
      <w:r w:rsidR="00406C6A">
        <w:rPr>
          <w:lang w:val="en-US"/>
        </w:rPr>
        <w:t>a minimum of</w:t>
      </w:r>
      <w:r w:rsidR="008E36E3">
        <w:rPr>
          <w:lang w:val="en-US"/>
        </w:rPr>
        <w:t xml:space="preserve"> three </w:t>
      </w:r>
      <w:r w:rsidR="00406C6A">
        <w:rPr>
          <w:lang w:val="en-US"/>
        </w:rPr>
        <w:t xml:space="preserve">significant </w:t>
      </w:r>
      <w:r w:rsidR="008E36E3">
        <w:rPr>
          <w:lang w:val="en-US"/>
        </w:rPr>
        <w:t xml:space="preserve">positions in space and in time </w:t>
      </w:r>
      <w:r w:rsidR="007828C9">
        <w:rPr>
          <w:lang w:val="en-US"/>
        </w:rPr>
        <w:t>which</w:t>
      </w:r>
      <w:r w:rsidR="008E36E3">
        <w:rPr>
          <w:lang w:val="en-US"/>
        </w:rPr>
        <w:t xml:space="preserve"> they considered to be interesting or important </w:t>
      </w:r>
      <w:r w:rsidR="007828C9">
        <w:rPr>
          <w:lang w:val="en-US"/>
        </w:rPr>
        <w:t>for</w:t>
      </w:r>
      <w:r w:rsidR="008E36E3">
        <w:rPr>
          <w:lang w:val="en-US"/>
        </w:rPr>
        <w:t xml:space="preserve"> </w:t>
      </w:r>
      <w:r w:rsidR="007828C9">
        <w:rPr>
          <w:lang w:val="en-US"/>
        </w:rPr>
        <w:t>the comprehension</w:t>
      </w:r>
      <w:r w:rsidR="008E36E3">
        <w:rPr>
          <w:lang w:val="en-US"/>
        </w:rPr>
        <w:t xml:space="preserve"> </w:t>
      </w:r>
      <w:r w:rsidR="007828C9">
        <w:rPr>
          <w:lang w:val="en-US"/>
        </w:rPr>
        <w:t xml:space="preserve">of </w:t>
      </w:r>
      <w:r w:rsidR="008E36E3">
        <w:rPr>
          <w:lang w:val="en-US"/>
        </w:rPr>
        <w:t>the artwork</w:t>
      </w:r>
      <w:r w:rsidR="000A2125">
        <w:rPr>
          <w:lang w:val="en-US"/>
        </w:rPr>
        <w:t xml:space="preserve">. </w:t>
      </w:r>
    </w:p>
    <w:p w14:paraId="52BC40CD" w14:textId="4CC19ACE" w:rsidR="00406C6A" w:rsidRDefault="00FE4505" w:rsidP="00406C6A">
      <w:pPr>
        <w:rPr>
          <w:lang w:val="en-US"/>
        </w:rPr>
      </w:pPr>
      <w:r>
        <w:rPr>
          <w:lang w:val="en-US"/>
        </w:rPr>
        <w:t>Th</w:t>
      </w:r>
      <w:r w:rsidR="00406C6A">
        <w:rPr>
          <w:lang w:val="en-US"/>
        </w:rPr>
        <w:t>is exploration was followed by a semi-structured</w:t>
      </w:r>
      <w:r>
        <w:rPr>
          <w:lang w:val="en-US"/>
        </w:rPr>
        <w:t xml:space="preserve"> </w:t>
      </w:r>
      <w:r w:rsidR="00406C6A">
        <w:rPr>
          <w:lang w:val="en-US"/>
        </w:rPr>
        <w:t>interview. The interview guide was structu</w:t>
      </w:r>
      <w:r w:rsidR="0086412A">
        <w:rPr>
          <w:lang w:val="en-US"/>
        </w:rPr>
        <w:t>r</w:t>
      </w:r>
      <w:r w:rsidR="00406C6A">
        <w:rPr>
          <w:lang w:val="en-US"/>
        </w:rPr>
        <w:t>e</w:t>
      </w:r>
      <w:r w:rsidR="0086412A">
        <w:rPr>
          <w:lang w:val="en-US"/>
        </w:rPr>
        <w:t>d</w:t>
      </w:r>
      <w:r w:rsidR="00406C6A">
        <w:rPr>
          <w:lang w:val="en-US"/>
        </w:rPr>
        <w:t xml:space="preserve"> into </w:t>
      </w:r>
      <w:r w:rsidR="0086412A">
        <w:rPr>
          <w:lang w:val="en-US"/>
        </w:rPr>
        <w:t>3</w:t>
      </w:r>
      <w:r w:rsidR="00406C6A">
        <w:rPr>
          <w:lang w:val="en-US"/>
        </w:rPr>
        <w:t xml:space="preserve"> section</w:t>
      </w:r>
      <w:r w:rsidR="007748D8">
        <w:rPr>
          <w:lang w:val="en-US"/>
        </w:rPr>
        <w:t>s</w:t>
      </w:r>
      <w:r w:rsidR="00406C6A">
        <w:rPr>
          <w:lang w:val="en-US"/>
        </w:rPr>
        <w:t xml:space="preserve"> corresponding to 1) overall experience, 2) description of the significant positions, 3) </w:t>
      </w:r>
      <w:r w:rsidR="0086412A">
        <w:rPr>
          <w:lang w:val="en-US"/>
        </w:rPr>
        <w:t>implications for</w:t>
      </w:r>
      <w:r w:rsidR="00406C6A">
        <w:rPr>
          <w:lang w:val="en-US"/>
        </w:rPr>
        <w:t xml:space="preserve"> documentation and preservation.</w:t>
      </w:r>
      <w:r w:rsidR="00280E38">
        <w:rPr>
          <w:lang w:val="en-US"/>
        </w:rPr>
        <w:t xml:space="preserve"> Section </w:t>
      </w:r>
      <w:r w:rsidR="007748D8">
        <w:rPr>
          <w:lang w:val="en-US"/>
        </w:rPr>
        <w:t>3</w:t>
      </w:r>
      <w:r w:rsidR="00280E38">
        <w:rPr>
          <w:lang w:val="en-US"/>
        </w:rPr>
        <w:t xml:space="preserve"> focused on the distinction between tacit and explicit knowledge, and, more specifically, the notion of significant knowledge proposed by Boutard and Guastavino </w:t>
      </w:r>
      <w:r w:rsidR="00280E38">
        <w:rPr>
          <w:lang w:val="en-US"/>
        </w:rPr>
        <w:fldChar w:fldCharType="begin"/>
      </w:r>
      <w:r w:rsidR="00280E38">
        <w:rPr>
          <w:lang w:val="en-US"/>
        </w:rPr>
        <w:instrText xml:space="preserve"> ADDIN ZOTERO_ITEM CSL_CITATION {"citationID":"S1Y2w0w0","properties":{"formattedCitation":"(Boutard &amp; Guastavino, 2012)","plainCitation":"(Boutard &amp; Guastavino, 2012)","dontUpdate":true,"noteIndex":0},"citationItems":[{"id":419,"uris":["http://zotero.org/users/706506/items/7E8ST4VG"],"itemData":{"id":419,"type":"article-journal","container-title":"Journal of Documentation","issue":"6","page":"749-771","title":"Archiving electroacoustic and mixed music: significant knowledge involved in the creative process of works with spatialisation","volume":"68","author":[{"family":"Boutard","given":"Guillaume"},{"family":"Guastavino","given":"Catherine"}],"issued":{"date-parts":[["2012"]]}}}],"schema":"https://github.com/citation-style-language/schema/raw/master/csl-citation.json"} </w:instrText>
      </w:r>
      <w:r w:rsidR="00280E38">
        <w:rPr>
          <w:lang w:val="en-US"/>
        </w:rPr>
        <w:fldChar w:fldCharType="separate"/>
      </w:r>
      <w:r w:rsidR="00280E38">
        <w:rPr>
          <w:noProof/>
          <w:lang w:val="en-US"/>
        </w:rPr>
        <w:t>(2012)</w:t>
      </w:r>
      <w:r w:rsidR="00280E38">
        <w:rPr>
          <w:lang w:val="en-US"/>
        </w:rPr>
        <w:fldChar w:fldCharType="end"/>
      </w:r>
      <w:r w:rsidR="00280E38">
        <w:rPr>
          <w:lang w:val="en-US"/>
        </w:rPr>
        <w:t>, an extension of the notion of significant properties in the domain of digital preservation aiming at modelling the tacit-explicit dimension in documentation methods.</w:t>
      </w:r>
      <w:r w:rsidR="00406C6A">
        <w:rPr>
          <w:lang w:val="en-US"/>
        </w:rPr>
        <w:t xml:space="preserve"> A fourth section asked participants to categorize the work along categories developed in a previous study (</w:t>
      </w:r>
      <w:proofErr w:type="spellStart"/>
      <w:r w:rsidR="00406C6A">
        <w:rPr>
          <w:lang w:val="en-US"/>
        </w:rPr>
        <w:t>Fraisse</w:t>
      </w:r>
      <w:proofErr w:type="spellEnd"/>
      <w:r w:rsidR="00406C6A">
        <w:rPr>
          <w:lang w:val="en-US"/>
        </w:rPr>
        <w:t xml:space="preserve"> et al. </w:t>
      </w:r>
      <w:r w:rsidR="00406C6A">
        <w:rPr>
          <w:lang w:val="en-US"/>
        </w:rPr>
        <w:fldChar w:fldCharType="begin"/>
      </w:r>
      <w:r w:rsidR="00406C6A">
        <w:rPr>
          <w:lang w:val="en-US"/>
        </w:rPr>
        <w:instrText xml:space="preserve"> ADDIN ZOTERO_ITEM CSL_CITATION {"citationID":"GAeVsWwU","properties":{"formattedCitation":"(Fraisse et al., 2022)","plainCitation":"(Fraisse et al., 2022)","dontUpdate":true,"noteIndex":0},"citationItems":[{"id":4859,"uris":["http://zotero.org/users/706506/items/JVQHJPH2"],"itemData":{"id":4859,"type":"article-journal","abstract":"We propose a conceptual framework for describing and documenting sound installations from a visitor’s point of view. In the form of a taxonomy, the framework includes four complementary perspectives: sound sources, sound design approaches, visiting modalities and visual aspects. Its elaboration was informed by a review of contemporary sound installations in Quebec as well as a literature review on conceptual and theoretical frameworks on sound art and sound installations. Compared with existing frameworks, the taxonomy is useful for describing and comparing sound installations across meaningful perspectives from a visitor’s stance. To illustrate the potential benefits of the taxonomy and the diversity of installations it can portray, we provide a comparative analysis of four contemporary sound installations from different perspectives. We conclude with the use of this taxonomy for documentation purposes.","container-title":"Organised Sound","DOI":"10.1017/S135577182200036X","ISSN":"1355-7718, 1469-8153","issue":"2","language":"en","page":"227-242","source":"Cambridge University Press","title":"Experiencing Sound Installations: A conceptual framework","title-short":"Experiencing Sound Installations","volume":"7","author":[{"family":"Fraisse","given":"Valérian"},{"family":"Giannini","given":"Nicola"},{"family":"Guastavino","given":"Catherine"},{"family":"Boutard","given":"Guillaume"}],"issued":{"date-parts":[["2022",9,16]]}}}],"schema":"https://github.com/citation-style-language/schema/raw/master/csl-citation.json"} </w:instrText>
      </w:r>
      <w:r w:rsidR="00406C6A">
        <w:rPr>
          <w:lang w:val="en-US"/>
        </w:rPr>
        <w:fldChar w:fldCharType="separate"/>
      </w:r>
      <w:r w:rsidR="00406C6A">
        <w:rPr>
          <w:noProof/>
          <w:lang w:val="en-US"/>
        </w:rPr>
        <w:t>2022)</w:t>
      </w:r>
      <w:r w:rsidR="00406C6A">
        <w:rPr>
          <w:lang w:val="en-US"/>
        </w:rPr>
        <w:fldChar w:fldCharType="end"/>
      </w:r>
      <w:r w:rsidR="00406C6A">
        <w:rPr>
          <w:lang w:val="en-US"/>
        </w:rPr>
        <w:t xml:space="preserve">. However, most participants were not familiar with the terms used and we subsequently decided to exclude this section from the analysis. </w:t>
      </w:r>
    </w:p>
    <w:p w14:paraId="660D651C" w14:textId="32ECCA1F" w:rsidR="00406C6A" w:rsidRDefault="00406C6A" w:rsidP="00F426D3">
      <w:pPr>
        <w:rPr>
          <w:lang w:val="en-US"/>
        </w:rPr>
      </w:pPr>
    </w:p>
    <w:p w14:paraId="7D5C313C" w14:textId="4081AA43" w:rsidR="00FE4505" w:rsidRDefault="00406C6A" w:rsidP="00F426D3">
      <w:pPr>
        <w:rPr>
          <w:lang w:val="en-US"/>
        </w:rPr>
      </w:pPr>
      <w:r>
        <w:rPr>
          <w:lang w:val="en-US"/>
        </w:rPr>
        <w:t xml:space="preserve">The full interview guide is presented in Table </w:t>
      </w:r>
      <w:r w:rsidR="00A338C1">
        <w:rPr>
          <w:lang w:val="en-US"/>
        </w:rPr>
        <w:t>2</w:t>
      </w:r>
      <w:r w:rsidR="00FE4505">
        <w:rPr>
          <w:lang w:val="en-US"/>
        </w:rPr>
        <w:t>.</w:t>
      </w:r>
    </w:p>
    <w:p w14:paraId="231A4140" w14:textId="77777777" w:rsidR="00280E38" w:rsidRDefault="00280E38" w:rsidP="00F426D3">
      <w:pPr>
        <w:rPr>
          <w:lang w:val="en-US"/>
        </w:rPr>
      </w:pPr>
    </w:p>
    <w:tbl>
      <w:tblPr>
        <w:tblStyle w:val="TableGrid"/>
        <w:tblW w:w="0" w:type="auto"/>
        <w:tblLook w:val="04A0" w:firstRow="1" w:lastRow="0" w:firstColumn="1" w:lastColumn="0" w:noHBand="0" w:noVBand="1"/>
      </w:tblPr>
      <w:tblGrid>
        <w:gridCol w:w="1129"/>
        <w:gridCol w:w="8221"/>
      </w:tblGrid>
      <w:tr w:rsidR="000B72B7" w14:paraId="1176E7D4" w14:textId="77777777">
        <w:tc>
          <w:tcPr>
            <w:tcW w:w="9350" w:type="dxa"/>
            <w:gridSpan w:val="2"/>
          </w:tcPr>
          <w:p w14:paraId="5731181D" w14:textId="57BBCED3" w:rsidR="000B72B7" w:rsidRDefault="00593F6D" w:rsidP="00252D8D">
            <w:pPr>
              <w:jc w:val="center"/>
              <w:rPr>
                <w:lang w:val="en-US"/>
              </w:rPr>
            </w:pPr>
            <w:r>
              <w:rPr>
                <w:lang w:val="en-US"/>
              </w:rPr>
              <w:t xml:space="preserve">Q1. </w:t>
            </w:r>
            <w:r w:rsidR="000B72B7">
              <w:rPr>
                <w:lang w:val="en-US"/>
              </w:rPr>
              <w:t>Overall experience</w:t>
            </w:r>
          </w:p>
        </w:tc>
      </w:tr>
      <w:tr w:rsidR="000B72B7" w14:paraId="51982895" w14:textId="77777777" w:rsidTr="00252D8D">
        <w:tc>
          <w:tcPr>
            <w:tcW w:w="1129" w:type="dxa"/>
          </w:tcPr>
          <w:p w14:paraId="19A87AF2" w14:textId="39A4D71F" w:rsidR="000B72B7" w:rsidRDefault="000B72B7" w:rsidP="00F426D3">
            <w:pPr>
              <w:rPr>
                <w:lang w:val="en-US"/>
              </w:rPr>
            </w:pPr>
            <w:r>
              <w:rPr>
                <w:lang w:val="en-US"/>
              </w:rPr>
              <w:t>Q1.a</w:t>
            </w:r>
          </w:p>
        </w:tc>
        <w:tc>
          <w:tcPr>
            <w:tcW w:w="8221" w:type="dxa"/>
          </w:tcPr>
          <w:p w14:paraId="6F8161F7" w14:textId="7F390932" w:rsidR="000B72B7" w:rsidRDefault="000B72B7" w:rsidP="00F426D3">
            <w:pPr>
              <w:rPr>
                <w:lang w:val="en-US"/>
              </w:rPr>
            </w:pPr>
            <w:r>
              <w:rPr>
                <w:lang w:val="en-US"/>
              </w:rPr>
              <w:t>How would you describe the work?</w:t>
            </w:r>
          </w:p>
        </w:tc>
      </w:tr>
      <w:tr w:rsidR="000B72B7" w14:paraId="69FC665E" w14:textId="77777777" w:rsidTr="00252D8D">
        <w:tc>
          <w:tcPr>
            <w:tcW w:w="1129" w:type="dxa"/>
          </w:tcPr>
          <w:p w14:paraId="5559AC87" w14:textId="1C3FE6BF" w:rsidR="000B72B7" w:rsidRDefault="000B72B7" w:rsidP="00F426D3">
            <w:pPr>
              <w:rPr>
                <w:lang w:val="en-US"/>
              </w:rPr>
            </w:pPr>
            <w:r>
              <w:rPr>
                <w:lang w:val="en-US"/>
              </w:rPr>
              <w:t>Q1.b</w:t>
            </w:r>
          </w:p>
        </w:tc>
        <w:tc>
          <w:tcPr>
            <w:tcW w:w="8221" w:type="dxa"/>
          </w:tcPr>
          <w:p w14:paraId="6C3C8D0F" w14:textId="6E7A5D68" w:rsidR="000B72B7" w:rsidRDefault="000B72B7" w:rsidP="00F426D3">
            <w:pPr>
              <w:rPr>
                <w:lang w:val="en-US"/>
              </w:rPr>
            </w:pPr>
            <w:r w:rsidRPr="000B72B7">
              <w:rPr>
                <w:lang w:val="en-US"/>
              </w:rPr>
              <w:t>What is your general sensory experience of the work?</w:t>
            </w:r>
          </w:p>
        </w:tc>
      </w:tr>
      <w:tr w:rsidR="000B72B7" w14:paraId="358D0747" w14:textId="77777777" w:rsidTr="00252D8D">
        <w:tc>
          <w:tcPr>
            <w:tcW w:w="1129" w:type="dxa"/>
          </w:tcPr>
          <w:p w14:paraId="12F00FF9" w14:textId="3E5B2579" w:rsidR="000B72B7" w:rsidRDefault="000B72B7" w:rsidP="00F426D3">
            <w:pPr>
              <w:rPr>
                <w:lang w:val="en-US"/>
              </w:rPr>
            </w:pPr>
            <w:r>
              <w:rPr>
                <w:lang w:val="en-US"/>
              </w:rPr>
              <w:t>Q1.c</w:t>
            </w:r>
          </w:p>
        </w:tc>
        <w:tc>
          <w:tcPr>
            <w:tcW w:w="8221" w:type="dxa"/>
          </w:tcPr>
          <w:p w14:paraId="1EA1858C" w14:textId="55300E7D" w:rsidR="000B72B7" w:rsidRDefault="000B72B7" w:rsidP="00F426D3">
            <w:pPr>
              <w:rPr>
                <w:lang w:val="en-US"/>
              </w:rPr>
            </w:pPr>
            <w:r>
              <w:rPr>
                <w:lang w:val="en-US"/>
              </w:rPr>
              <w:t>What is your spatial impression of the artwork?</w:t>
            </w:r>
          </w:p>
        </w:tc>
      </w:tr>
      <w:tr w:rsidR="000B72B7" w14:paraId="0BFFAADE" w14:textId="77777777" w:rsidTr="00252D8D">
        <w:tc>
          <w:tcPr>
            <w:tcW w:w="1129" w:type="dxa"/>
          </w:tcPr>
          <w:p w14:paraId="575384F5" w14:textId="4B6EE8D4" w:rsidR="000B72B7" w:rsidRDefault="000B72B7" w:rsidP="00F426D3">
            <w:pPr>
              <w:rPr>
                <w:lang w:val="en-US"/>
              </w:rPr>
            </w:pPr>
            <w:r>
              <w:rPr>
                <w:lang w:val="en-US"/>
              </w:rPr>
              <w:t xml:space="preserve">Q1.d </w:t>
            </w:r>
          </w:p>
        </w:tc>
        <w:tc>
          <w:tcPr>
            <w:tcW w:w="8221" w:type="dxa"/>
          </w:tcPr>
          <w:p w14:paraId="3A2080F3" w14:textId="490B8A80" w:rsidR="000B72B7" w:rsidRDefault="000B72B7" w:rsidP="00F426D3">
            <w:pPr>
              <w:rPr>
                <w:lang w:val="en-US"/>
              </w:rPr>
            </w:pPr>
            <w:r w:rsidRPr="00AD3D54">
              <w:rPr>
                <w:i/>
                <w:iCs/>
                <w:lang w:val="en-US"/>
              </w:rPr>
              <w:t>[For the sound artists only]</w:t>
            </w:r>
            <w:r>
              <w:rPr>
                <w:i/>
                <w:iCs/>
                <w:lang w:val="en-US"/>
              </w:rPr>
              <w:t xml:space="preserve"> </w:t>
            </w:r>
            <w:r>
              <w:rPr>
                <w:lang w:val="en-US"/>
              </w:rPr>
              <w:t xml:space="preserve">Do you recognize your work in this experience? </w:t>
            </w:r>
          </w:p>
        </w:tc>
      </w:tr>
      <w:tr w:rsidR="00280E38" w14:paraId="2BA59B18" w14:textId="77777777">
        <w:tc>
          <w:tcPr>
            <w:tcW w:w="9350" w:type="dxa"/>
            <w:gridSpan w:val="2"/>
          </w:tcPr>
          <w:p w14:paraId="4A8A0318" w14:textId="1CA6DCA2" w:rsidR="00280E38" w:rsidRPr="00AD3D54" w:rsidRDefault="00593F6D" w:rsidP="00252D8D">
            <w:pPr>
              <w:jc w:val="center"/>
              <w:rPr>
                <w:i/>
                <w:iCs/>
                <w:lang w:val="en-US"/>
              </w:rPr>
            </w:pPr>
            <w:r>
              <w:rPr>
                <w:lang w:val="en-US"/>
              </w:rPr>
              <w:t xml:space="preserve">Q2. </w:t>
            </w:r>
            <w:r w:rsidR="00280E38">
              <w:rPr>
                <w:lang w:val="en-US"/>
              </w:rPr>
              <w:t>Significant positions</w:t>
            </w:r>
          </w:p>
        </w:tc>
      </w:tr>
      <w:tr w:rsidR="000B72B7" w14:paraId="53FC68C2" w14:textId="77777777" w:rsidTr="00252D8D">
        <w:tc>
          <w:tcPr>
            <w:tcW w:w="1129" w:type="dxa"/>
          </w:tcPr>
          <w:p w14:paraId="2E28FEB1" w14:textId="7472392F" w:rsidR="000B72B7" w:rsidRDefault="00280E38" w:rsidP="00F426D3">
            <w:pPr>
              <w:rPr>
                <w:lang w:val="en-US"/>
              </w:rPr>
            </w:pPr>
            <w:r>
              <w:rPr>
                <w:lang w:val="en-US"/>
              </w:rPr>
              <w:t>Q2. a</w:t>
            </w:r>
          </w:p>
        </w:tc>
        <w:tc>
          <w:tcPr>
            <w:tcW w:w="8221" w:type="dxa"/>
          </w:tcPr>
          <w:p w14:paraId="75BFA3D0" w14:textId="7FF05D67" w:rsidR="000B72B7" w:rsidRPr="00252D8D" w:rsidRDefault="000B72B7" w:rsidP="00F426D3">
            <w:pPr>
              <w:rPr>
                <w:lang w:val="en-US"/>
              </w:rPr>
            </w:pPr>
            <w:r w:rsidRPr="000B72B7">
              <w:rPr>
                <w:lang w:val="en-US"/>
              </w:rPr>
              <w:t>Why did you record this position?</w:t>
            </w:r>
          </w:p>
        </w:tc>
      </w:tr>
      <w:tr w:rsidR="000B72B7" w14:paraId="3DF5335D" w14:textId="77777777" w:rsidTr="00252D8D">
        <w:tc>
          <w:tcPr>
            <w:tcW w:w="1129" w:type="dxa"/>
          </w:tcPr>
          <w:p w14:paraId="6BD464AA" w14:textId="00226ED4" w:rsidR="000B72B7" w:rsidRDefault="00280E38" w:rsidP="00F426D3">
            <w:pPr>
              <w:rPr>
                <w:lang w:val="en-US"/>
              </w:rPr>
            </w:pPr>
            <w:r>
              <w:rPr>
                <w:lang w:val="en-US"/>
              </w:rPr>
              <w:t>Q2. b</w:t>
            </w:r>
          </w:p>
        </w:tc>
        <w:tc>
          <w:tcPr>
            <w:tcW w:w="8221" w:type="dxa"/>
          </w:tcPr>
          <w:p w14:paraId="6CE21ADE" w14:textId="77777777" w:rsidR="000B72B7" w:rsidRPr="000B72B7" w:rsidRDefault="000B72B7" w:rsidP="00252D8D">
            <w:pPr>
              <w:rPr>
                <w:lang w:val="en-US"/>
              </w:rPr>
            </w:pPr>
            <w:r w:rsidRPr="000B72B7">
              <w:rPr>
                <w:lang w:val="en-US"/>
              </w:rPr>
              <w:t>How is this position relevant to the comprehension of the work (spatially, temporally, etc.)?</w:t>
            </w:r>
          </w:p>
          <w:p w14:paraId="4E26B4DC" w14:textId="77777777" w:rsidR="000B72B7" w:rsidRPr="00AD3D54" w:rsidRDefault="000B72B7" w:rsidP="00F426D3">
            <w:pPr>
              <w:rPr>
                <w:i/>
                <w:iCs/>
                <w:lang w:val="en-US"/>
              </w:rPr>
            </w:pPr>
          </w:p>
        </w:tc>
      </w:tr>
      <w:tr w:rsidR="00280E38" w14:paraId="71CC46F0" w14:textId="77777777">
        <w:tc>
          <w:tcPr>
            <w:tcW w:w="9350" w:type="dxa"/>
            <w:gridSpan w:val="2"/>
          </w:tcPr>
          <w:p w14:paraId="7F336590" w14:textId="3F6EE39D" w:rsidR="00280E38" w:rsidRPr="00AD3D54" w:rsidRDefault="00593F6D" w:rsidP="00252D8D">
            <w:pPr>
              <w:jc w:val="center"/>
              <w:rPr>
                <w:i/>
                <w:iCs/>
                <w:lang w:val="en-US"/>
              </w:rPr>
            </w:pPr>
            <w:r>
              <w:rPr>
                <w:lang w:val="en-US"/>
              </w:rPr>
              <w:t xml:space="preserve">Q3. </w:t>
            </w:r>
            <w:r w:rsidR="00280E38">
              <w:rPr>
                <w:lang w:val="en-US"/>
              </w:rPr>
              <w:t>Documentation of preservation</w:t>
            </w:r>
          </w:p>
        </w:tc>
      </w:tr>
      <w:tr w:rsidR="000B72B7" w14:paraId="612087A2" w14:textId="77777777" w:rsidTr="00252D8D">
        <w:tc>
          <w:tcPr>
            <w:tcW w:w="1129" w:type="dxa"/>
          </w:tcPr>
          <w:p w14:paraId="5FF28AE6" w14:textId="69174D4E" w:rsidR="000B72B7" w:rsidRDefault="00280E38" w:rsidP="00F426D3">
            <w:pPr>
              <w:rPr>
                <w:lang w:val="en-US"/>
              </w:rPr>
            </w:pPr>
            <w:r>
              <w:rPr>
                <w:lang w:val="en-US"/>
              </w:rPr>
              <w:t>Q3.a</w:t>
            </w:r>
          </w:p>
        </w:tc>
        <w:tc>
          <w:tcPr>
            <w:tcW w:w="8221" w:type="dxa"/>
          </w:tcPr>
          <w:p w14:paraId="76C7915D" w14:textId="60DC8CBB" w:rsidR="000B72B7" w:rsidRPr="00AD3D54" w:rsidRDefault="000B72B7" w:rsidP="00F426D3">
            <w:pPr>
              <w:rPr>
                <w:i/>
                <w:iCs/>
                <w:lang w:val="en-US"/>
              </w:rPr>
            </w:pPr>
            <w:r>
              <w:rPr>
                <w:lang w:val="en-US"/>
              </w:rPr>
              <w:t>How easy (or difficult) is this experience to be transcribed in written documentation?</w:t>
            </w:r>
          </w:p>
        </w:tc>
      </w:tr>
      <w:tr w:rsidR="00280E38" w14:paraId="725F01F4" w14:textId="77777777" w:rsidTr="00252D8D">
        <w:tc>
          <w:tcPr>
            <w:tcW w:w="1129" w:type="dxa"/>
          </w:tcPr>
          <w:p w14:paraId="2810CD67" w14:textId="65E32630" w:rsidR="00280E38" w:rsidRDefault="00280E38" w:rsidP="00F426D3">
            <w:pPr>
              <w:rPr>
                <w:lang w:val="en-US"/>
              </w:rPr>
            </w:pPr>
            <w:r>
              <w:rPr>
                <w:lang w:val="en-US"/>
              </w:rPr>
              <w:t>Q3.b</w:t>
            </w:r>
          </w:p>
        </w:tc>
        <w:tc>
          <w:tcPr>
            <w:tcW w:w="8221" w:type="dxa"/>
          </w:tcPr>
          <w:p w14:paraId="27A4A51D" w14:textId="69925C19" w:rsidR="00280E38" w:rsidRDefault="00280E38" w:rsidP="00F426D3">
            <w:pPr>
              <w:rPr>
                <w:lang w:val="en-US"/>
              </w:rPr>
            </w:pPr>
            <w:r w:rsidRPr="00280E38">
              <w:rPr>
                <w:lang w:val="en-US"/>
              </w:rPr>
              <w:t>In your opinion, could the documentation of this position help the process of reinstalling the artwork and, if so, how?</w:t>
            </w:r>
          </w:p>
        </w:tc>
      </w:tr>
    </w:tbl>
    <w:p w14:paraId="27A23B52" w14:textId="08CC890E" w:rsidR="000B72B7" w:rsidRDefault="00280E38" w:rsidP="00F426D3">
      <w:pPr>
        <w:rPr>
          <w:lang w:val="en-US"/>
        </w:rPr>
      </w:pPr>
      <w:r>
        <w:rPr>
          <w:lang w:val="en-US"/>
        </w:rPr>
        <w:t xml:space="preserve">Table </w:t>
      </w:r>
      <w:r w:rsidR="00A338C1">
        <w:rPr>
          <w:lang w:val="en-US"/>
        </w:rPr>
        <w:t>2</w:t>
      </w:r>
      <w:r>
        <w:rPr>
          <w:lang w:val="en-US"/>
        </w:rPr>
        <w:t>. Interview guide</w:t>
      </w:r>
    </w:p>
    <w:p w14:paraId="2B8236F8" w14:textId="77777777" w:rsidR="00406C6A" w:rsidRDefault="00406C6A" w:rsidP="00F426D3">
      <w:pPr>
        <w:rPr>
          <w:lang w:val="en-US"/>
        </w:rPr>
      </w:pPr>
    </w:p>
    <w:p w14:paraId="02141236" w14:textId="41D9D161" w:rsidR="000A2125" w:rsidRDefault="000244A0" w:rsidP="00F426D3">
      <w:pPr>
        <w:rPr>
          <w:lang w:val="en-US"/>
        </w:rPr>
      </w:pPr>
      <w:r>
        <w:rPr>
          <w:lang w:val="en-US"/>
        </w:rPr>
        <w:t>All participants repeated the process for both works, starting with ES’s work and finishing with JPG’s work.</w:t>
      </w:r>
    </w:p>
    <w:p w14:paraId="7EF4F514" w14:textId="77777777" w:rsidR="0086412A" w:rsidRPr="00C97777" w:rsidRDefault="0086412A" w:rsidP="00F426D3"/>
    <w:p w14:paraId="7917BCD3" w14:textId="73424020" w:rsidR="00052792" w:rsidRDefault="00C478A7" w:rsidP="00F426D3">
      <w:pPr>
        <w:rPr>
          <w:lang w:val="en-US"/>
        </w:rPr>
      </w:pPr>
      <w:r>
        <w:rPr>
          <w:lang w:val="en-US"/>
        </w:rPr>
        <w:t xml:space="preserve">The </w:t>
      </w:r>
      <w:r w:rsidR="0086412A">
        <w:rPr>
          <w:lang w:val="en-US"/>
        </w:rPr>
        <w:t xml:space="preserve">free-format descriptions of overall experience </w:t>
      </w:r>
      <w:r w:rsidR="00280E38">
        <w:rPr>
          <w:lang w:val="en-US"/>
        </w:rPr>
        <w:t xml:space="preserve">(Q1) </w:t>
      </w:r>
      <w:r w:rsidR="0086412A">
        <w:rPr>
          <w:lang w:val="en-US"/>
        </w:rPr>
        <w:t xml:space="preserve">and significant positions </w:t>
      </w:r>
      <w:r w:rsidR="00280E38">
        <w:rPr>
          <w:lang w:val="en-US"/>
        </w:rPr>
        <w:t xml:space="preserve">(Q3) </w:t>
      </w:r>
      <w:r w:rsidR="0086412A">
        <w:rPr>
          <w:lang w:val="en-US"/>
        </w:rPr>
        <w:t>were coded by the first 2 authors using a combination of induct</w:t>
      </w:r>
      <w:r w:rsidR="00C97777">
        <w:rPr>
          <w:lang w:val="en-US"/>
        </w:rPr>
        <w:t>ive</w:t>
      </w:r>
      <w:r w:rsidR="0086412A">
        <w:rPr>
          <w:lang w:val="en-US"/>
        </w:rPr>
        <w:t xml:space="preserve"> thematic analysis (to identify themes emerging from the qualitative data) and deductive content analysis (using themes derived from the literature). The significant positions coordinates were analyzed in relation to the main expertise of the participants and used for descriptive analysis. The questions on documentation and preservation </w:t>
      </w:r>
      <w:r w:rsidR="00280E38">
        <w:rPr>
          <w:lang w:val="en-US"/>
        </w:rPr>
        <w:t xml:space="preserve">(Q3) </w:t>
      </w:r>
      <w:r w:rsidR="0086412A">
        <w:rPr>
          <w:lang w:val="en-US"/>
        </w:rPr>
        <w:t>were cod</w:t>
      </w:r>
      <w:r w:rsidR="00EB71C8">
        <w:rPr>
          <w:lang w:val="en-US"/>
        </w:rPr>
        <w:t>ed</w:t>
      </w:r>
      <w:r w:rsidR="0086412A">
        <w:rPr>
          <w:lang w:val="en-US"/>
        </w:rPr>
        <w:t xml:space="preserve"> into 3 ordinal categories, namely</w:t>
      </w:r>
      <w:r w:rsidR="00813E7B">
        <w:rPr>
          <w:lang w:val="en-US"/>
        </w:rPr>
        <w:t>:</w:t>
      </w:r>
      <w:r w:rsidR="0086412A">
        <w:rPr>
          <w:lang w:val="en-US"/>
        </w:rPr>
        <w:t xml:space="preserve"> </w:t>
      </w:r>
      <w:r w:rsidR="006F2406">
        <w:rPr>
          <w:lang w:val="en-US"/>
        </w:rPr>
        <w:t>0-</w:t>
      </w:r>
      <w:r w:rsidR="000B2615">
        <w:rPr>
          <w:lang w:val="en-US"/>
        </w:rPr>
        <w:t>imposible</w:t>
      </w:r>
      <w:r w:rsidR="00813E7B">
        <w:rPr>
          <w:lang w:val="en-US"/>
        </w:rPr>
        <w:t xml:space="preserve">, </w:t>
      </w:r>
      <w:r w:rsidR="006F2406">
        <w:rPr>
          <w:lang w:val="en-US"/>
        </w:rPr>
        <w:t>1-</w:t>
      </w:r>
      <w:r w:rsidR="000B2615">
        <w:rPr>
          <w:lang w:val="en-US"/>
        </w:rPr>
        <w:t xml:space="preserve">to some extent, </w:t>
      </w:r>
      <w:r w:rsidR="006F2406">
        <w:rPr>
          <w:lang w:val="en-US"/>
        </w:rPr>
        <w:t>2-</w:t>
      </w:r>
      <w:r w:rsidR="000B2615">
        <w:rPr>
          <w:lang w:val="en-US"/>
        </w:rPr>
        <w:t>easily</w:t>
      </w:r>
      <w:r w:rsidR="006F2406">
        <w:rPr>
          <w:lang w:val="en-US"/>
        </w:rPr>
        <w:t xml:space="preserve"> for Q3.a ; and </w:t>
      </w:r>
      <w:r w:rsidR="00F774EB">
        <w:rPr>
          <w:lang w:val="en-US"/>
        </w:rPr>
        <w:t>0-No, 1-To some extent, 2-Yes for Q3.b</w:t>
      </w:r>
      <w:r w:rsidR="00240A16">
        <w:rPr>
          <w:lang w:val="en-US"/>
        </w:rPr>
        <w:t>.</w:t>
      </w:r>
      <w:r w:rsidR="007F504A">
        <w:rPr>
          <w:lang w:val="en-US"/>
        </w:rPr>
        <w:t xml:space="preserve"> </w:t>
      </w:r>
      <w:r w:rsidR="00B0755F">
        <w:rPr>
          <w:lang w:val="en-US"/>
        </w:rPr>
        <w:t xml:space="preserve">We decided to use open question in </w:t>
      </w:r>
      <w:r w:rsidR="00F03FF1">
        <w:rPr>
          <w:lang w:val="en-US"/>
        </w:rPr>
        <w:t>Q3a and Q3b</w:t>
      </w:r>
      <w:r w:rsidR="00B0755F">
        <w:rPr>
          <w:lang w:val="en-US"/>
        </w:rPr>
        <w:t xml:space="preserve"> section to be able to check for emerging </w:t>
      </w:r>
      <w:r w:rsidR="00240A16">
        <w:rPr>
          <w:lang w:val="en-US"/>
        </w:rPr>
        <w:lastRenderedPageBreak/>
        <w:t>questions regarding these topics</w:t>
      </w:r>
      <w:r w:rsidR="003D582F">
        <w:rPr>
          <w:lang w:val="en-US"/>
        </w:rPr>
        <w:t>, and while some element</w:t>
      </w:r>
      <w:r w:rsidR="005C006F">
        <w:rPr>
          <w:lang w:val="en-US"/>
        </w:rPr>
        <w:t>s</w:t>
      </w:r>
      <w:r w:rsidR="003D582F">
        <w:rPr>
          <w:lang w:val="en-US"/>
        </w:rPr>
        <w:t xml:space="preserve"> participated also to the inductive part of the analysis it made the </w:t>
      </w:r>
      <w:r w:rsidR="00F56444">
        <w:rPr>
          <w:lang w:val="en-US"/>
        </w:rPr>
        <w:t>coding into ordinal categories complex and based on the interpretation of the coder, especially for the intermediary level.</w:t>
      </w:r>
      <w:r w:rsidR="00813E7B">
        <w:rPr>
          <w:lang w:val="en-US"/>
        </w:rPr>
        <w:t xml:space="preserve"> </w:t>
      </w:r>
    </w:p>
    <w:p w14:paraId="33318668" w14:textId="31F41A0C" w:rsidR="009570C9" w:rsidRDefault="009570C9" w:rsidP="009570C9">
      <w:pPr>
        <w:pStyle w:val="Heading1"/>
        <w:rPr>
          <w:lang w:val="en-US"/>
        </w:rPr>
      </w:pPr>
      <w:r>
        <w:rPr>
          <w:lang w:val="en-US"/>
        </w:rPr>
        <w:t>Results</w:t>
      </w:r>
    </w:p>
    <w:p w14:paraId="2AC1B2CB" w14:textId="77777777" w:rsidR="0086412A" w:rsidRDefault="0086412A" w:rsidP="008611FA">
      <w:pPr>
        <w:pStyle w:val="Heading2"/>
        <w:rPr>
          <w:lang w:val="en-US"/>
        </w:rPr>
      </w:pPr>
      <w:r>
        <w:rPr>
          <w:lang w:val="en-US"/>
        </w:rPr>
        <w:t>Overall experience</w:t>
      </w:r>
    </w:p>
    <w:p w14:paraId="434B0530" w14:textId="2F7279EA" w:rsidR="0086412A" w:rsidRPr="001741CB" w:rsidRDefault="0086412A" w:rsidP="00E82EEB">
      <w:r w:rsidRPr="00F03FF1">
        <w:t xml:space="preserve">Questions on overall experience </w:t>
      </w:r>
      <w:r w:rsidR="004F0BDA" w:rsidRPr="00F03FF1">
        <w:t xml:space="preserve">were used as </w:t>
      </w:r>
      <w:r w:rsidR="007604C1" w:rsidRPr="00F03FF1">
        <w:t xml:space="preserve">an introduction to the </w:t>
      </w:r>
      <w:r w:rsidR="00112D14" w:rsidRPr="00F03FF1">
        <w:t xml:space="preserve">other section </w:t>
      </w:r>
      <w:r w:rsidR="007604C1" w:rsidRPr="00F03FF1">
        <w:t xml:space="preserve">and to </w:t>
      </w:r>
      <w:r w:rsidR="00112D14" w:rsidRPr="00F03FF1">
        <w:t>identify</w:t>
      </w:r>
      <w:r w:rsidR="007604C1" w:rsidRPr="00F03FF1">
        <w:t xml:space="preserve"> gen</w:t>
      </w:r>
      <w:r w:rsidR="00391480" w:rsidRPr="00F03FF1">
        <w:t>e</w:t>
      </w:r>
      <w:r w:rsidR="007604C1" w:rsidRPr="00F03FF1">
        <w:t xml:space="preserve">ral issues about the sensory experience </w:t>
      </w:r>
      <w:r w:rsidR="006619D2" w:rsidRPr="00F03FF1">
        <w:t xml:space="preserve">of the art installation work in a mediated virtual </w:t>
      </w:r>
      <w:r w:rsidR="00391480" w:rsidRPr="00F03FF1">
        <w:t>environment</w:t>
      </w:r>
      <w:r w:rsidR="006619D2" w:rsidRPr="00F03FF1">
        <w:t xml:space="preserve"> that </w:t>
      </w:r>
      <w:r w:rsidR="00391480" w:rsidRPr="00F03FF1">
        <w:t>would</w:t>
      </w:r>
      <w:r w:rsidR="006619D2" w:rsidRPr="00F03FF1">
        <w:t xml:space="preserve"> have </w:t>
      </w:r>
      <w:r w:rsidR="00020A5D" w:rsidRPr="00F03FF1">
        <w:t>importance</w:t>
      </w:r>
      <w:r w:rsidR="006619D2" w:rsidRPr="00F03FF1">
        <w:t xml:space="preserve"> for documentation methodologies. When relevant</w:t>
      </w:r>
      <w:r w:rsidR="00505E6F" w:rsidRPr="00F03FF1">
        <w:t xml:space="preserve">, </w:t>
      </w:r>
      <w:r w:rsidR="00112D14" w:rsidRPr="00F03FF1">
        <w:t xml:space="preserve">the </w:t>
      </w:r>
      <w:r w:rsidR="00505E6F" w:rsidRPr="00F03FF1">
        <w:t xml:space="preserve">answers were </w:t>
      </w:r>
      <w:r w:rsidR="00112D14" w:rsidRPr="00F03FF1">
        <w:t>coded along with</w:t>
      </w:r>
      <w:r w:rsidR="00505E6F" w:rsidRPr="00F03FF1">
        <w:t xml:space="preserve"> the </w:t>
      </w:r>
      <w:r w:rsidR="00112D14" w:rsidRPr="00F03FF1">
        <w:t>responses of the other</w:t>
      </w:r>
      <w:r w:rsidR="00505E6F" w:rsidRPr="00F03FF1">
        <w:t xml:space="preserve"> section. </w:t>
      </w:r>
      <w:r w:rsidR="00112D14" w:rsidRPr="00F03FF1">
        <w:t xml:space="preserve">The </w:t>
      </w:r>
      <w:r w:rsidR="00112D14" w:rsidRPr="001741CB">
        <w:t xml:space="preserve">creators of the works recognized their works in the reproduced environment (Q1.d), which served </w:t>
      </w:r>
      <w:r w:rsidR="00436101" w:rsidRPr="001741CB">
        <w:t xml:space="preserve">as a </w:t>
      </w:r>
      <w:r w:rsidR="00DD1DCC" w:rsidRPr="001741CB">
        <w:t>validati</w:t>
      </w:r>
      <w:r w:rsidR="00E82EEB" w:rsidRPr="001741CB">
        <w:t>on of the methodology</w:t>
      </w:r>
      <w:r w:rsidR="00EF73B6" w:rsidRPr="001741CB">
        <w:t xml:space="preserve">, </w:t>
      </w:r>
      <w:r w:rsidR="00112D14" w:rsidRPr="001741CB">
        <w:t xml:space="preserve">but also commented </w:t>
      </w:r>
      <w:r w:rsidR="00F03FF1" w:rsidRPr="001741CB">
        <w:t>on limitations</w:t>
      </w:r>
      <w:r w:rsidR="00112D14" w:rsidRPr="001741CB">
        <w:t xml:space="preserve"> of the spatial rendering and the fixed media rendition of interactive installations.  </w:t>
      </w:r>
      <w:r w:rsidR="00E82EEB" w:rsidRPr="001741CB">
        <w:t xml:space="preserve">This is </w:t>
      </w:r>
      <w:r w:rsidR="00FE4F78" w:rsidRPr="001741CB">
        <w:t xml:space="preserve">inherent to </w:t>
      </w:r>
      <w:r w:rsidR="00E82EEB" w:rsidRPr="001741CB">
        <w:t>the</w:t>
      </w:r>
      <w:r w:rsidR="00FE4F78" w:rsidRPr="001741CB">
        <w:t xml:space="preserve"> </w:t>
      </w:r>
      <w:r w:rsidR="005039CE" w:rsidRPr="001741CB">
        <w:t xml:space="preserve">partial presentation of </w:t>
      </w:r>
      <w:r w:rsidR="00E82EEB" w:rsidRPr="001741CB">
        <w:t>the</w:t>
      </w:r>
      <w:r w:rsidR="005039CE" w:rsidRPr="001741CB">
        <w:t xml:space="preserve"> work with a document which does not intend to </w:t>
      </w:r>
      <w:r w:rsidR="00E82EEB" w:rsidRPr="001741CB">
        <w:t>provide a</w:t>
      </w:r>
      <w:r w:rsidR="00A92ABA" w:rsidRPr="001741CB">
        <w:t xml:space="preserve"> </w:t>
      </w:r>
      <w:r w:rsidR="003F1AA8" w:rsidRPr="001741CB">
        <w:t>virtual rendition as was done</w:t>
      </w:r>
      <w:r w:rsidR="00215DD4" w:rsidRPr="001741CB">
        <w:t>,</w:t>
      </w:r>
      <w:r w:rsidR="003F1AA8" w:rsidRPr="001741CB">
        <w:t xml:space="preserve"> for ex</w:t>
      </w:r>
      <w:r w:rsidR="000A50A3">
        <w:t>a</w:t>
      </w:r>
      <w:r w:rsidR="003F1AA8" w:rsidRPr="001741CB">
        <w:t>mple</w:t>
      </w:r>
      <w:r w:rsidR="00215DD4" w:rsidRPr="001741CB">
        <w:t>,</w:t>
      </w:r>
      <w:r w:rsidR="003F1AA8" w:rsidRPr="001741CB">
        <w:t xml:space="preserve"> by </w:t>
      </w:r>
      <w:proofErr w:type="spellStart"/>
      <w:r w:rsidR="00895CFC" w:rsidRPr="001741CB">
        <w:t>Zouhar</w:t>
      </w:r>
      <w:proofErr w:type="spellEnd"/>
      <w:r w:rsidR="00895CFC" w:rsidRPr="001741CB">
        <w:t xml:space="preserve"> et al. </w:t>
      </w:r>
      <w:r w:rsidR="00BC7BBF" w:rsidRPr="001741CB">
        <w:fldChar w:fldCharType="begin"/>
      </w:r>
      <w:r w:rsidR="009848C7" w:rsidRPr="001741CB">
        <w:instrText xml:space="preserve"> ADDIN ZOTERO_ITEM CSL_CITATION {"citationID":"0tRugoXD","properties":{"formattedCitation":"(2005)","plainCitation":"(2005)","noteIndex":0},"citationItems":[{"id":491,"uris":["http://zotero.org/users/706506/items/54F23EAV"],"itemData":{"id":491,"type":"paper-conference","container-title":"Proceedings of the 2005 International Conference on Auditory Display","event-place":"Limerick, Ireland","publisher-place":"Limerick, Ireland","title":"Hearing Varèse's Poème électronique inside a virtual Philips Pavilion","author":[{"family":"Zouhar","given":"Vit"},{"family":"Lorenz","given":"Rainer"},{"family":"Musil","given":"Thomas"},{"family":"Zmölnig","given":"Johannes"},{"family":"Höldrich","given":"Robert"}],"issued":{"date-parts":[["2005"]]}},"label":"page","suppress-author":true}],"schema":"https://github.com/citation-style-language/schema/raw/master/csl-citation.json"} </w:instrText>
      </w:r>
      <w:r w:rsidR="00BC7BBF" w:rsidRPr="001741CB">
        <w:fldChar w:fldCharType="separate"/>
      </w:r>
      <w:r w:rsidR="009848C7" w:rsidRPr="001741CB">
        <w:rPr>
          <w:noProof/>
        </w:rPr>
        <w:t>(2005)</w:t>
      </w:r>
      <w:r w:rsidR="00BC7BBF" w:rsidRPr="001741CB">
        <w:fldChar w:fldCharType="end"/>
      </w:r>
      <w:r w:rsidR="00426F5A" w:rsidRPr="001741CB">
        <w:t xml:space="preserve">, </w:t>
      </w:r>
      <w:r w:rsidR="00BC7BBF" w:rsidRPr="001741CB">
        <w:t xml:space="preserve">and Lombardo et al. </w:t>
      </w:r>
      <w:r w:rsidR="009848C7" w:rsidRPr="001741CB">
        <w:fldChar w:fldCharType="begin"/>
      </w:r>
      <w:r w:rsidR="00215DD4" w:rsidRPr="001741CB">
        <w:instrText xml:space="preserve"> ADDIN ZOTERO_ITEM CSL_CITATION {"citationID":"I5K7H6LG","properties":{"formattedCitation":"(2009)","plainCitation":"(2009)","noteIndex":0},"citationItems":[{"id":1352,"uris":["http://zotero.org/users/706506/items/NT5TTZPU"],"itemData":{"id":1352,"type":"article-journal","container-title":"Computer Music Journal","issue":"2","page":"24-47","source":"MIT Press Journals","title":"A Virtual-Reality Reconstruction of Poème Électronique Based on Philological Research","volume":"33","author":[{"family":"Lombardo","given":"Vincenzo"},{"family":"Valle","given":"Andrea"},{"family":"Fitch","given":"John"},{"family":"Tazelaar","given":"Kees"},{"family":"Weinzierl","given":"Stefan"},{"family":"Borczyk","given":"Wojciech"}],"issued":{"date-parts":[["2009"]]}},"label":"page","suppress-author":true}],"schema":"https://github.com/citation-style-language/schema/raw/master/csl-citation.json"} </w:instrText>
      </w:r>
      <w:r w:rsidR="009848C7" w:rsidRPr="001741CB">
        <w:fldChar w:fldCharType="separate"/>
      </w:r>
      <w:r w:rsidR="00215DD4" w:rsidRPr="001741CB">
        <w:rPr>
          <w:noProof/>
        </w:rPr>
        <w:t>(2009)</w:t>
      </w:r>
      <w:r w:rsidR="009848C7" w:rsidRPr="001741CB">
        <w:fldChar w:fldCharType="end"/>
      </w:r>
      <w:r w:rsidR="00426F5A" w:rsidRPr="001741CB">
        <w:t xml:space="preserve">  </w:t>
      </w:r>
      <w:r w:rsidR="00BC7BBF" w:rsidRPr="001741CB">
        <w:t xml:space="preserve">for the </w:t>
      </w:r>
      <w:r w:rsidR="00BC7BBF" w:rsidRPr="001741CB">
        <w:rPr>
          <w:rFonts w:cs="Times New Roman"/>
        </w:rPr>
        <w:t>Philips Pavilion at the Brussels World Fair in 1958</w:t>
      </w:r>
      <w:r w:rsidR="00215DD4" w:rsidRPr="001741CB">
        <w:rPr>
          <w:rFonts w:cs="Times New Roman"/>
        </w:rPr>
        <w:t xml:space="preserve">, </w:t>
      </w:r>
      <w:r w:rsidR="00D74564" w:rsidRPr="001741CB">
        <w:rPr>
          <w:rFonts w:cs="Times New Roman"/>
        </w:rPr>
        <w:t xml:space="preserve">or Cluett and </w:t>
      </w:r>
      <w:proofErr w:type="spellStart"/>
      <w:r w:rsidR="00D74564" w:rsidRPr="001741CB">
        <w:rPr>
          <w:rFonts w:cs="Times New Roman"/>
        </w:rPr>
        <w:t>Manzione</w:t>
      </w:r>
      <w:proofErr w:type="spellEnd"/>
      <w:r w:rsidR="00D74564" w:rsidRPr="001741CB">
        <w:rPr>
          <w:rFonts w:cs="Times New Roman"/>
        </w:rPr>
        <w:t xml:space="preserve"> </w:t>
      </w:r>
      <w:r w:rsidR="00CC3A7F" w:rsidRPr="001741CB">
        <w:rPr>
          <w:rFonts w:cs="Times New Roman"/>
        </w:rPr>
        <w:fldChar w:fldCharType="begin"/>
      </w:r>
      <w:r w:rsidR="00CC3A7F" w:rsidRPr="001741CB">
        <w:rPr>
          <w:rFonts w:cs="Times New Roman"/>
        </w:rPr>
        <w:instrText xml:space="preserve"> ADDIN ZOTERO_ITEM CSL_CITATION {"citationID":"Toc6dBuL","properties":{"formattedCitation":"(The Museum of Modern Art, 2020)","plainCitation":"(The Museum of Modern Art, 2020)","noteIndex":0},"citationItems":[{"id":5155,"uris":["http://zotero.org/users/706506/items/Z9ZCQDDY"],"itemData":{"id":5155,"type":"motion_picture","abstract":"Experience a VR environment of Rainforest V (variation 1) as it was installed in MoMA’s Kravis Studio. The VR view was created by Seth Cluett and Chris Manzione. Rainforest V (variation 1) was conceived by David Tudor and realized by Composers Inside Electronics, Inc (John Driscoll and Phil Edelstein). - Rainforest V (variation 1) VR experience - 3D model by themuseumofmodernart (@moma)","language":"en","source":"sketchfab.com","title":"Rainforest V (variation 1) VR experience","URL":"https://sketchfab.com/models/043c5715cfc947668e688af65629e8ae/embed?autostart=1","director":[{"literal":"The Museum of Modern Art"}],"accessed":{"date-parts":[["2024",9,14]]},"issued":{"date-parts":[["2020",1,6]]}},"label":"page"}],"schema":"https://github.com/citation-style-language/schema/raw/master/csl-citation.json"} </w:instrText>
      </w:r>
      <w:r w:rsidR="00CC3A7F" w:rsidRPr="001741CB">
        <w:rPr>
          <w:rFonts w:cs="Times New Roman"/>
        </w:rPr>
        <w:fldChar w:fldCharType="separate"/>
      </w:r>
      <w:r w:rsidR="00CC3A7F" w:rsidRPr="001741CB">
        <w:rPr>
          <w:rFonts w:cs="Times New Roman"/>
          <w:noProof/>
        </w:rPr>
        <w:t>(The Museum of Modern Art 2020)</w:t>
      </w:r>
      <w:r w:rsidR="00CC3A7F" w:rsidRPr="001741CB">
        <w:rPr>
          <w:rFonts w:cs="Times New Roman"/>
        </w:rPr>
        <w:fldChar w:fldCharType="end"/>
      </w:r>
      <w:r w:rsidR="00CC3A7F" w:rsidRPr="001741CB">
        <w:rPr>
          <w:rFonts w:cs="Times New Roman"/>
        </w:rPr>
        <w:t xml:space="preserve"> </w:t>
      </w:r>
      <w:r w:rsidR="00D74564" w:rsidRPr="001741CB">
        <w:rPr>
          <w:rFonts w:cs="Times New Roman"/>
        </w:rPr>
        <w:t>for</w:t>
      </w:r>
      <w:r w:rsidR="00490324" w:rsidRPr="001741CB">
        <w:rPr>
          <w:rFonts w:cs="Times New Roman"/>
        </w:rPr>
        <w:t xml:space="preserve"> David Tudor’s</w:t>
      </w:r>
      <w:r w:rsidR="00D74564" w:rsidRPr="001741CB">
        <w:rPr>
          <w:rFonts w:cs="Times New Roman"/>
        </w:rPr>
        <w:t xml:space="preserve"> </w:t>
      </w:r>
      <w:r w:rsidR="00490324" w:rsidRPr="001741CB">
        <w:rPr>
          <w:rFonts w:cs="Times New Roman"/>
          <w:i/>
          <w:iCs/>
        </w:rPr>
        <w:t>Rainforest V (variation 1)</w:t>
      </w:r>
      <w:r w:rsidR="00020A5D" w:rsidRPr="001741CB">
        <w:t>.</w:t>
      </w:r>
    </w:p>
    <w:p w14:paraId="0A45CFCC" w14:textId="38CB3DA7" w:rsidR="00334BE1" w:rsidRDefault="0086412A" w:rsidP="008611FA">
      <w:pPr>
        <w:pStyle w:val="Heading2"/>
        <w:rPr>
          <w:lang w:val="en-US"/>
        </w:rPr>
      </w:pPr>
      <w:r>
        <w:rPr>
          <w:lang w:val="en-US"/>
        </w:rPr>
        <w:t>Signification p</w:t>
      </w:r>
      <w:r w:rsidR="00BB1967">
        <w:rPr>
          <w:lang w:val="en-US"/>
        </w:rPr>
        <w:t>ositions</w:t>
      </w:r>
      <w:r w:rsidR="00593F6D">
        <w:rPr>
          <w:lang w:val="en-US"/>
        </w:rPr>
        <w:t xml:space="preserve"> </w:t>
      </w:r>
    </w:p>
    <w:p w14:paraId="6E8BD4E2" w14:textId="7E8BA790" w:rsidR="008C4BAC" w:rsidRDefault="008C4BAC" w:rsidP="00BB1967">
      <w:pPr>
        <w:rPr>
          <w:lang w:val="en-US"/>
        </w:rPr>
      </w:pPr>
      <w:r>
        <w:rPr>
          <w:lang w:val="en-US"/>
        </w:rPr>
        <w:t xml:space="preserve">Figure 4 displays all selected significant positions that were </w:t>
      </w:r>
      <w:r w:rsidR="00E82EEB">
        <w:rPr>
          <w:lang w:val="en-US"/>
        </w:rPr>
        <w:t xml:space="preserve">described </w:t>
      </w:r>
      <w:r>
        <w:rPr>
          <w:lang w:val="en-US"/>
        </w:rPr>
        <w:t>as interesting for reinstallation purposes to some level</w:t>
      </w:r>
      <w:r w:rsidR="001D4BE8">
        <w:rPr>
          <w:lang w:val="en-US"/>
        </w:rPr>
        <w:t xml:space="preserve"> (Q3.b value of 1 or 2)</w:t>
      </w:r>
      <w:r>
        <w:rPr>
          <w:lang w:val="en-US"/>
        </w:rPr>
        <w:t xml:space="preserve">. Bright colors represent the coding of </w:t>
      </w:r>
      <w:r w:rsidR="00E82EEB">
        <w:rPr>
          <w:lang w:val="en-US"/>
        </w:rPr>
        <w:t>high</w:t>
      </w:r>
      <w:r>
        <w:rPr>
          <w:lang w:val="en-US"/>
        </w:rPr>
        <w:t xml:space="preserve"> value</w:t>
      </w:r>
      <w:r w:rsidR="00E82EEB">
        <w:rPr>
          <w:lang w:val="en-US"/>
        </w:rPr>
        <w:t>s</w:t>
      </w:r>
      <w:r>
        <w:rPr>
          <w:lang w:val="en-US"/>
        </w:rPr>
        <w:t xml:space="preserve"> (interesting for reinstallation) and darker colors represent the coding of </w:t>
      </w:r>
      <w:r w:rsidR="00E82EEB">
        <w:rPr>
          <w:lang w:val="en-US"/>
        </w:rPr>
        <w:t>lower values</w:t>
      </w:r>
      <w:r>
        <w:rPr>
          <w:lang w:val="en-US"/>
        </w:rPr>
        <w:t xml:space="preserve"> (to a certain extent). Each </w:t>
      </w:r>
      <w:r w:rsidR="00E82EEB">
        <w:rPr>
          <w:lang w:val="en-US"/>
        </w:rPr>
        <w:t xml:space="preserve">field of </w:t>
      </w:r>
      <w:r>
        <w:rPr>
          <w:lang w:val="en-US"/>
        </w:rPr>
        <w:t xml:space="preserve">expertise is coded in a separate color, but we combined conservators and curators </w:t>
      </w:r>
      <w:r w:rsidR="00E82EEB">
        <w:rPr>
          <w:lang w:val="en-US"/>
        </w:rPr>
        <w:t xml:space="preserve">as the </w:t>
      </w:r>
      <w:r>
        <w:rPr>
          <w:lang w:val="en-US"/>
        </w:rPr>
        <w:t xml:space="preserve">only </w:t>
      </w:r>
      <w:r w:rsidR="00E82EEB">
        <w:rPr>
          <w:lang w:val="en-US"/>
        </w:rPr>
        <w:t xml:space="preserve">conservator </w:t>
      </w:r>
      <w:r>
        <w:rPr>
          <w:lang w:val="en-US"/>
        </w:rPr>
        <w:t xml:space="preserve">was also a curator. </w:t>
      </w:r>
      <w:r w:rsidR="00E82EEB">
        <w:rPr>
          <w:lang w:val="en-US"/>
        </w:rPr>
        <w:t>The</w:t>
      </w:r>
      <w:r>
        <w:rPr>
          <w:lang w:val="en-US"/>
        </w:rPr>
        <w:t xml:space="preserve"> blue circle</w:t>
      </w:r>
      <w:r w:rsidR="00F03FF1">
        <w:rPr>
          <w:lang w:val="en-US"/>
        </w:rPr>
        <w:t>s</w:t>
      </w:r>
      <w:r>
        <w:rPr>
          <w:lang w:val="en-US"/>
        </w:rPr>
        <w:t xml:space="preserve"> with no filling</w:t>
      </w:r>
      <w:r w:rsidR="00E82EEB">
        <w:rPr>
          <w:lang w:val="en-US"/>
        </w:rPr>
        <w:t xml:space="preserve"> </w:t>
      </w:r>
      <w:r w:rsidR="00F03FF1">
        <w:rPr>
          <w:lang w:val="en-US"/>
        </w:rPr>
        <w:t>represent</w:t>
      </w:r>
      <w:r>
        <w:rPr>
          <w:lang w:val="en-US"/>
        </w:rPr>
        <w:t xml:space="preserve"> the microphone positions (not </w:t>
      </w:r>
      <w:r w:rsidR="00E82EEB">
        <w:rPr>
          <w:lang w:val="en-US"/>
        </w:rPr>
        <w:t>displayed to the</w:t>
      </w:r>
      <w:r>
        <w:rPr>
          <w:lang w:val="en-US"/>
        </w:rPr>
        <w:t xml:space="preserve"> participants).</w:t>
      </w:r>
    </w:p>
    <w:p w14:paraId="5B1D6659" w14:textId="2B5AADE0" w:rsidR="00BB1967" w:rsidRDefault="00BB1967" w:rsidP="00BB1967">
      <w:pPr>
        <w:rPr>
          <w:lang w:val="en-US"/>
        </w:rPr>
      </w:pPr>
      <w:r>
        <w:rPr>
          <w:lang w:val="en-US"/>
        </w:rPr>
        <w:t xml:space="preserve">Looking at the </w:t>
      </w:r>
      <w:r w:rsidR="003A2601">
        <w:rPr>
          <w:lang w:val="en-US"/>
        </w:rPr>
        <w:t xml:space="preserve">whole </w:t>
      </w:r>
      <w:r w:rsidR="008611FA">
        <w:rPr>
          <w:lang w:val="en-US"/>
        </w:rPr>
        <w:t>range</w:t>
      </w:r>
      <w:r w:rsidR="003A2601">
        <w:rPr>
          <w:lang w:val="en-US"/>
        </w:rPr>
        <w:t xml:space="preserve"> of selected positions</w:t>
      </w:r>
      <w:r w:rsidR="008611FA">
        <w:rPr>
          <w:lang w:val="en-US"/>
        </w:rPr>
        <w:t xml:space="preserve"> for both works</w:t>
      </w:r>
      <w:r w:rsidR="003A2601">
        <w:rPr>
          <w:lang w:val="en-US"/>
        </w:rPr>
        <w:t xml:space="preserve">, the </w:t>
      </w:r>
      <w:r w:rsidR="00A056CA">
        <w:rPr>
          <w:lang w:val="en-US"/>
        </w:rPr>
        <w:t xml:space="preserve">data </w:t>
      </w:r>
      <w:r w:rsidR="004808C2">
        <w:rPr>
          <w:lang w:val="en-US"/>
        </w:rPr>
        <w:t>seems difficult to read</w:t>
      </w:r>
      <w:r w:rsidR="00E16BA0">
        <w:rPr>
          <w:lang w:val="en-US"/>
        </w:rPr>
        <w:t xml:space="preserve">. There is a higher </w:t>
      </w:r>
      <w:r w:rsidR="00E82EEB">
        <w:rPr>
          <w:lang w:val="en-US"/>
        </w:rPr>
        <w:t xml:space="preserve">readability </w:t>
      </w:r>
      <w:r w:rsidR="00E16BA0">
        <w:rPr>
          <w:lang w:val="en-US"/>
        </w:rPr>
        <w:t xml:space="preserve">in </w:t>
      </w:r>
      <w:r w:rsidR="00D976DD">
        <w:rPr>
          <w:lang w:val="en-US"/>
        </w:rPr>
        <w:t>the study case of ES’s work</w:t>
      </w:r>
      <w:r w:rsidR="00082E73">
        <w:rPr>
          <w:lang w:val="en-US"/>
        </w:rPr>
        <w:t xml:space="preserve"> that was expected as the installation is centralized in one complex object in the middle of the room</w:t>
      </w:r>
      <w:r w:rsidR="004808C2">
        <w:rPr>
          <w:lang w:val="en-US"/>
        </w:rPr>
        <w:t xml:space="preserve">. </w:t>
      </w:r>
    </w:p>
    <w:p w14:paraId="238EC138" w14:textId="77777777" w:rsidR="00A24B3F" w:rsidRPr="00BB1967" w:rsidRDefault="00A24B3F" w:rsidP="00BB1967">
      <w:pPr>
        <w:rPr>
          <w:lang w:val="en-US"/>
        </w:rPr>
      </w:pPr>
    </w:p>
    <w:p w14:paraId="678C39C9" w14:textId="77777777" w:rsidR="00A24B3F" w:rsidRDefault="00A24B3F" w:rsidP="00A24B3F">
      <w:pPr>
        <w:keepNext/>
        <w:jc w:val="center"/>
      </w:pPr>
      <w:r>
        <w:t>&lt;FIGURE 4&gt;</w:t>
      </w:r>
    </w:p>
    <w:p w14:paraId="79A1CB35" w14:textId="77777777" w:rsidR="00DA67C3" w:rsidRDefault="00DA67C3" w:rsidP="006E1CF7">
      <w:pPr>
        <w:rPr>
          <w:lang w:val="en-US"/>
        </w:rPr>
      </w:pPr>
    </w:p>
    <w:p w14:paraId="7281AB9D" w14:textId="0D298DE5" w:rsidR="00DA67C3" w:rsidRDefault="00CE3268" w:rsidP="006E1CF7">
      <w:pPr>
        <w:rPr>
          <w:lang w:val="en-US"/>
        </w:rPr>
      </w:pPr>
      <w:r>
        <w:rPr>
          <w:lang w:val="en-US"/>
        </w:rPr>
        <w:t xml:space="preserve">For ES, </w:t>
      </w:r>
      <w:r w:rsidR="00442CE1">
        <w:rPr>
          <w:lang w:val="en-US"/>
        </w:rPr>
        <w:t xml:space="preserve">we have a clear </w:t>
      </w:r>
      <w:r w:rsidR="00CB0F61">
        <w:rPr>
          <w:lang w:val="en-US"/>
        </w:rPr>
        <w:t>distinction between on the one hand SA</w:t>
      </w:r>
      <w:r w:rsidR="00CF1BD9">
        <w:rPr>
          <w:lang w:val="en-US"/>
        </w:rPr>
        <w:t>s</w:t>
      </w:r>
      <w:r w:rsidR="00CB0F61">
        <w:rPr>
          <w:lang w:val="en-US"/>
        </w:rPr>
        <w:t xml:space="preserve"> and SE</w:t>
      </w:r>
      <w:r w:rsidR="00CF1BD9">
        <w:rPr>
          <w:lang w:val="en-US"/>
        </w:rPr>
        <w:t>s</w:t>
      </w:r>
      <w:r w:rsidR="00CB0F61">
        <w:rPr>
          <w:lang w:val="en-US"/>
        </w:rPr>
        <w:t xml:space="preserve"> and on the other hand the </w:t>
      </w:r>
      <w:proofErr w:type="spellStart"/>
      <w:r w:rsidR="00CB0F61">
        <w:rPr>
          <w:lang w:val="en-US"/>
        </w:rPr>
        <w:t>CU</w:t>
      </w:r>
      <w:r w:rsidR="00CF1BD9">
        <w:rPr>
          <w:lang w:val="en-US"/>
        </w:rPr>
        <w:t>s</w:t>
      </w:r>
      <w:r w:rsidR="00CB0F61">
        <w:rPr>
          <w:lang w:val="en-US"/>
        </w:rPr>
        <w:t>+C</w:t>
      </w:r>
      <w:r w:rsidR="007141FD">
        <w:rPr>
          <w:lang w:val="en-US"/>
        </w:rPr>
        <w:t>O</w:t>
      </w:r>
      <w:r w:rsidR="00CF1BD9">
        <w:rPr>
          <w:lang w:val="en-US"/>
        </w:rPr>
        <w:t>s</w:t>
      </w:r>
      <w:proofErr w:type="spellEnd"/>
      <w:r w:rsidR="007141FD">
        <w:rPr>
          <w:lang w:val="en-US"/>
        </w:rPr>
        <w:t xml:space="preserve"> </w:t>
      </w:r>
      <w:r w:rsidR="00276E48">
        <w:rPr>
          <w:lang w:val="en-US"/>
        </w:rPr>
        <w:t>in terms of geographical spread</w:t>
      </w:r>
      <w:r w:rsidR="00E82EEB">
        <w:rPr>
          <w:lang w:val="en-US"/>
        </w:rPr>
        <w:t xml:space="preserve">: </w:t>
      </w:r>
      <w:proofErr w:type="spellStart"/>
      <w:r w:rsidR="00E82EEB">
        <w:rPr>
          <w:lang w:val="en-US"/>
        </w:rPr>
        <w:t>CUs+CO</w:t>
      </w:r>
      <w:proofErr w:type="spellEnd"/>
      <w:r w:rsidR="00E82EEB">
        <w:rPr>
          <w:lang w:val="en-US"/>
        </w:rPr>
        <w:t xml:space="preserve"> selected position clustered around the central element while SAs and SEs selected positions throughout the listening </w:t>
      </w:r>
      <w:r w:rsidR="00A34C88">
        <w:rPr>
          <w:lang w:val="en-US"/>
        </w:rPr>
        <w:t>area</w:t>
      </w:r>
      <w:r w:rsidR="00E82EEB">
        <w:rPr>
          <w:lang w:val="en-US"/>
        </w:rPr>
        <w:t>, including some further away from the center</w:t>
      </w:r>
      <w:r w:rsidR="00276E48">
        <w:rPr>
          <w:lang w:val="en-US"/>
        </w:rPr>
        <w:t xml:space="preserve">. This is consistent with </w:t>
      </w:r>
      <w:r w:rsidR="00593A29">
        <w:rPr>
          <w:lang w:val="en-US"/>
        </w:rPr>
        <w:t xml:space="preserve">a higher focus on </w:t>
      </w:r>
      <w:r w:rsidR="00E82EEB">
        <w:rPr>
          <w:lang w:val="en-US"/>
        </w:rPr>
        <w:t xml:space="preserve">the </w:t>
      </w:r>
      <w:r w:rsidR="00593A29">
        <w:rPr>
          <w:lang w:val="en-US"/>
        </w:rPr>
        <w:t xml:space="preserve">spatial </w:t>
      </w:r>
      <w:r w:rsidR="00E82EEB">
        <w:rPr>
          <w:lang w:val="en-US"/>
        </w:rPr>
        <w:t>image within the room</w:t>
      </w:r>
      <w:r w:rsidR="00593A29">
        <w:rPr>
          <w:lang w:val="en-US"/>
        </w:rPr>
        <w:t xml:space="preserve">, which converges with the analysis of </w:t>
      </w:r>
      <w:r w:rsidR="003F4265">
        <w:rPr>
          <w:lang w:val="en-US"/>
        </w:rPr>
        <w:t>QS1a and QS1b</w:t>
      </w:r>
      <w:r w:rsidR="00625CB4">
        <w:rPr>
          <w:lang w:val="en-US"/>
        </w:rPr>
        <w:t xml:space="preserve"> (see following section)</w:t>
      </w:r>
      <w:r w:rsidR="003F4265">
        <w:rPr>
          <w:lang w:val="en-US"/>
        </w:rPr>
        <w:t>.</w:t>
      </w:r>
      <w:r w:rsidR="00625CB4">
        <w:rPr>
          <w:lang w:val="en-US"/>
        </w:rPr>
        <w:t xml:space="preserve"> We also can </w:t>
      </w:r>
      <w:r w:rsidR="004F2539">
        <w:rPr>
          <w:lang w:val="en-US"/>
        </w:rPr>
        <w:t>identify more frontal positions from SA</w:t>
      </w:r>
      <w:r w:rsidR="00CF1BD9">
        <w:rPr>
          <w:lang w:val="en-US"/>
        </w:rPr>
        <w:t>s</w:t>
      </w:r>
      <w:r w:rsidR="004F2539">
        <w:rPr>
          <w:lang w:val="en-US"/>
        </w:rPr>
        <w:t xml:space="preserve"> as compared to SE</w:t>
      </w:r>
      <w:r w:rsidR="00CF1BD9">
        <w:rPr>
          <w:lang w:val="en-US"/>
        </w:rPr>
        <w:t>s</w:t>
      </w:r>
      <w:r w:rsidR="004F2539">
        <w:rPr>
          <w:lang w:val="en-US"/>
        </w:rPr>
        <w:t>.</w:t>
      </w:r>
      <w:r w:rsidR="00ED0E0D">
        <w:rPr>
          <w:lang w:val="en-US"/>
        </w:rPr>
        <w:t xml:space="preserve"> Lastly in terms of tacit and explicit knowledge</w:t>
      </w:r>
      <w:r w:rsidR="007A73D5">
        <w:rPr>
          <w:lang w:val="en-US"/>
        </w:rPr>
        <w:t xml:space="preserve"> (not represented in figure 4)</w:t>
      </w:r>
      <w:r w:rsidR="00ED0E0D">
        <w:rPr>
          <w:lang w:val="en-US"/>
        </w:rPr>
        <w:t xml:space="preserve">, </w:t>
      </w:r>
      <w:r w:rsidR="001240A9">
        <w:rPr>
          <w:lang w:val="en-US"/>
        </w:rPr>
        <w:t>SE</w:t>
      </w:r>
      <w:r w:rsidR="00CF1BD9">
        <w:rPr>
          <w:lang w:val="en-US"/>
        </w:rPr>
        <w:t>s</w:t>
      </w:r>
      <w:r w:rsidR="001240A9">
        <w:rPr>
          <w:lang w:val="en-US"/>
        </w:rPr>
        <w:t xml:space="preserve"> tend to </w:t>
      </w:r>
      <w:r w:rsidR="009F7CD4">
        <w:rPr>
          <w:lang w:val="en-US"/>
        </w:rPr>
        <w:t xml:space="preserve">characterize </w:t>
      </w:r>
      <w:r w:rsidR="00A056CA">
        <w:rPr>
          <w:lang w:val="en-US"/>
        </w:rPr>
        <w:t xml:space="preserve">off-center </w:t>
      </w:r>
      <w:r w:rsidR="009F7CD4">
        <w:rPr>
          <w:lang w:val="en-US"/>
        </w:rPr>
        <w:t xml:space="preserve">positions as more complex (tacit) as opposed to the other </w:t>
      </w:r>
      <w:r w:rsidR="009F7CD4">
        <w:rPr>
          <w:lang w:val="en-US"/>
        </w:rPr>
        <w:lastRenderedPageBreak/>
        <w:t xml:space="preserve">groups. This last statement is to be </w:t>
      </w:r>
      <w:r w:rsidR="00B44B4B">
        <w:rPr>
          <w:lang w:val="en-US"/>
        </w:rPr>
        <w:t>taken with extreme caution as the data is scarce and relies on two mapping</w:t>
      </w:r>
      <w:r w:rsidR="0014642A">
        <w:rPr>
          <w:lang w:val="en-US"/>
        </w:rPr>
        <w:t>s</w:t>
      </w:r>
      <w:r w:rsidR="00B44B4B">
        <w:rPr>
          <w:lang w:val="en-US"/>
        </w:rPr>
        <w:t xml:space="preserve"> to </w:t>
      </w:r>
      <w:r w:rsidR="00060283">
        <w:rPr>
          <w:lang w:val="en-US"/>
        </w:rPr>
        <w:t>ordinal scales</w:t>
      </w:r>
      <w:r w:rsidR="0014642A">
        <w:rPr>
          <w:lang w:val="en-US"/>
        </w:rPr>
        <w:t>.</w:t>
      </w:r>
      <w:r w:rsidR="001B1704">
        <w:rPr>
          <w:lang w:val="en-US"/>
        </w:rPr>
        <w:t xml:space="preserve"> </w:t>
      </w:r>
    </w:p>
    <w:p w14:paraId="2E3E9C0D" w14:textId="29D98E6B" w:rsidR="00125E24" w:rsidRDefault="00DD56D1" w:rsidP="006E1CF7">
      <w:pPr>
        <w:rPr>
          <w:lang w:val="en-US"/>
        </w:rPr>
      </w:pPr>
      <w:r>
        <w:rPr>
          <w:lang w:val="en-US"/>
        </w:rPr>
        <w:t xml:space="preserve">For JPG, </w:t>
      </w:r>
      <w:r w:rsidR="000E43EC">
        <w:rPr>
          <w:lang w:val="en-US"/>
        </w:rPr>
        <w:t xml:space="preserve">the </w:t>
      </w:r>
      <w:r w:rsidR="00E82EEB">
        <w:rPr>
          <w:lang w:val="en-US"/>
        </w:rPr>
        <w:t>selected positions are spread across the listening ar</w:t>
      </w:r>
      <w:r w:rsidR="00A34C88">
        <w:rPr>
          <w:lang w:val="en-US"/>
        </w:rPr>
        <w:t>ea</w:t>
      </w:r>
      <w:r w:rsidR="000E43EC">
        <w:rPr>
          <w:lang w:val="en-US"/>
        </w:rPr>
        <w:t xml:space="preserve">s, </w:t>
      </w:r>
      <w:r w:rsidR="00BC4BD5">
        <w:rPr>
          <w:lang w:val="en-US"/>
        </w:rPr>
        <w:t xml:space="preserve">which is consistent with the spread of sound sources </w:t>
      </w:r>
      <w:r w:rsidR="00A34C88">
        <w:rPr>
          <w:lang w:val="en-US"/>
        </w:rPr>
        <w:t>(</w:t>
      </w:r>
      <w:r w:rsidR="00BC4BD5">
        <w:rPr>
          <w:lang w:val="en-US"/>
        </w:rPr>
        <w:t xml:space="preserve">represented in </w:t>
      </w:r>
      <w:r w:rsidR="008913CA">
        <w:rPr>
          <w:lang w:val="en-US"/>
        </w:rPr>
        <w:t xml:space="preserve">colored </w:t>
      </w:r>
      <w:r w:rsidR="00BC4BD5">
        <w:rPr>
          <w:lang w:val="en-US"/>
        </w:rPr>
        <w:t>squa</w:t>
      </w:r>
      <w:r w:rsidR="008913CA">
        <w:rPr>
          <w:lang w:val="en-US"/>
        </w:rPr>
        <w:t>re boxes with</w:t>
      </w:r>
      <w:r w:rsidR="004C243F">
        <w:rPr>
          <w:lang w:val="en-US"/>
        </w:rPr>
        <w:t xml:space="preserve"> a dark blue circle on top</w:t>
      </w:r>
      <w:r w:rsidR="00A34C88">
        <w:rPr>
          <w:lang w:val="en-US"/>
        </w:rPr>
        <w:t>)</w:t>
      </w:r>
      <w:r w:rsidR="004C243F">
        <w:rPr>
          <w:lang w:val="en-US"/>
        </w:rPr>
        <w:t xml:space="preserve">. The control interface with the </w:t>
      </w:r>
      <w:commentRangeStart w:id="6"/>
      <w:r w:rsidR="004C243F">
        <w:rPr>
          <w:lang w:val="en-US"/>
        </w:rPr>
        <w:t xml:space="preserve">sub </w:t>
      </w:r>
      <w:commentRangeEnd w:id="6"/>
      <w:r w:rsidR="00130D9B">
        <w:rPr>
          <w:rStyle w:val="CommentReference"/>
        </w:rPr>
        <w:commentReference w:id="6"/>
      </w:r>
      <w:proofErr w:type="gramStart"/>
      <w:r w:rsidR="004C243F">
        <w:rPr>
          <w:lang w:val="en-US"/>
        </w:rPr>
        <w:t>is located in</w:t>
      </w:r>
      <w:proofErr w:type="gramEnd"/>
      <w:r w:rsidR="004C243F">
        <w:rPr>
          <w:lang w:val="en-US"/>
        </w:rPr>
        <w:t xml:space="preserve"> the middle</w:t>
      </w:r>
      <w:r w:rsidR="00F62D99">
        <w:rPr>
          <w:lang w:val="en-US"/>
        </w:rPr>
        <w:t xml:space="preserve">. One element that </w:t>
      </w:r>
      <w:r w:rsidR="00371D65">
        <w:rPr>
          <w:lang w:val="en-US"/>
        </w:rPr>
        <w:t xml:space="preserve">appears is a </w:t>
      </w:r>
      <w:r w:rsidR="00A34C88">
        <w:rPr>
          <w:lang w:val="en-US"/>
        </w:rPr>
        <w:t>cluster around</w:t>
      </w:r>
      <w:r w:rsidR="00371D65">
        <w:rPr>
          <w:lang w:val="en-US"/>
        </w:rPr>
        <w:t xml:space="preserve"> sound sources </w:t>
      </w:r>
      <w:r w:rsidR="00C1169C">
        <w:rPr>
          <w:lang w:val="en-US"/>
        </w:rPr>
        <w:t>for</w:t>
      </w:r>
      <w:r w:rsidR="00371D65">
        <w:rPr>
          <w:lang w:val="en-US"/>
        </w:rPr>
        <w:t xml:space="preserve"> SE</w:t>
      </w:r>
      <w:r w:rsidR="00C1169C">
        <w:rPr>
          <w:lang w:val="en-US"/>
        </w:rPr>
        <w:t xml:space="preserve"> profile</w:t>
      </w:r>
      <w:r w:rsidR="00CF1BD9">
        <w:rPr>
          <w:lang w:val="en-US"/>
        </w:rPr>
        <w:t>s</w:t>
      </w:r>
      <w:r w:rsidR="00C1169C">
        <w:rPr>
          <w:lang w:val="en-US"/>
        </w:rPr>
        <w:t>.</w:t>
      </w:r>
      <w:r w:rsidR="00756DCF">
        <w:rPr>
          <w:lang w:val="en-US"/>
        </w:rPr>
        <w:t xml:space="preserve"> Also</w:t>
      </w:r>
      <w:r w:rsidR="00652C68">
        <w:rPr>
          <w:lang w:val="en-US"/>
        </w:rPr>
        <w:t>,</w:t>
      </w:r>
      <w:r w:rsidR="00756DCF">
        <w:rPr>
          <w:lang w:val="en-US"/>
        </w:rPr>
        <w:t xml:space="preserve"> the influence of the graphical interface </w:t>
      </w:r>
      <w:r w:rsidR="00E90D0D">
        <w:rPr>
          <w:lang w:val="en-US"/>
        </w:rPr>
        <w:t>seems to appear more clearly</w:t>
      </w:r>
      <w:r w:rsidR="00A056CA">
        <w:rPr>
          <w:lang w:val="en-US"/>
        </w:rPr>
        <w:t xml:space="preserve"> (the </w:t>
      </w:r>
      <w:r w:rsidR="00CA4ADF">
        <w:rPr>
          <w:lang w:val="en-US"/>
        </w:rPr>
        <w:t xml:space="preserve">selected </w:t>
      </w:r>
      <w:r w:rsidR="00A056CA">
        <w:rPr>
          <w:lang w:val="en-US"/>
        </w:rPr>
        <w:t>position</w:t>
      </w:r>
      <w:r w:rsidR="00CA4ADF">
        <w:rPr>
          <w:lang w:val="en-US"/>
        </w:rPr>
        <w:t>s are aligned with</w:t>
      </w:r>
      <w:r w:rsidR="00A056CA">
        <w:rPr>
          <w:lang w:val="en-US"/>
        </w:rPr>
        <w:t xml:space="preserve"> the direction of the representation of the control console)</w:t>
      </w:r>
      <w:r w:rsidR="00E90D0D">
        <w:rPr>
          <w:lang w:val="en-US"/>
        </w:rPr>
        <w:t>, which was also acknowledged by some partic</w:t>
      </w:r>
      <w:r w:rsidR="00873445">
        <w:rPr>
          <w:lang w:val="en-US"/>
        </w:rPr>
        <w:t>ipants</w:t>
      </w:r>
      <w:r w:rsidR="00CA4ADF">
        <w:rPr>
          <w:lang w:val="en-US"/>
        </w:rPr>
        <w:t xml:space="preserve"> (e.g. </w:t>
      </w:r>
      <w:r w:rsidR="00803652">
        <w:rPr>
          <w:lang w:val="en-US"/>
        </w:rPr>
        <w:t>P08 states</w:t>
      </w:r>
      <w:r w:rsidR="00CA4ADF">
        <w:rPr>
          <w:lang w:val="en-US"/>
        </w:rPr>
        <w:t>:</w:t>
      </w:r>
      <w:r w:rsidR="00803652">
        <w:rPr>
          <w:lang w:val="en-US"/>
        </w:rPr>
        <w:t xml:space="preserve"> </w:t>
      </w:r>
      <w:r w:rsidR="00A056CA">
        <w:rPr>
          <w:lang w:val="en-US"/>
        </w:rPr>
        <w:t>“</w:t>
      </w:r>
      <w:commentRangeStart w:id="7"/>
      <w:r w:rsidR="00A056CA" w:rsidRPr="00A056CA">
        <w:rPr>
          <w:lang w:val="en-US"/>
        </w:rPr>
        <w:t xml:space="preserve">Je </w:t>
      </w:r>
      <w:proofErr w:type="spellStart"/>
      <w:r w:rsidR="00A056CA" w:rsidRPr="00A056CA">
        <w:rPr>
          <w:lang w:val="en-US"/>
        </w:rPr>
        <w:t>pense</w:t>
      </w:r>
      <w:proofErr w:type="spellEnd"/>
      <w:r w:rsidR="00A056CA" w:rsidRPr="00A056CA">
        <w:rPr>
          <w:lang w:val="en-US"/>
        </w:rPr>
        <w:t xml:space="preserve"> que </w:t>
      </w:r>
      <w:proofErr w:type="spellStart"/>
      <w:r w:rsidR="00A056CA" w:rsidRPr="00A056CA">
        <w:rPr>
          <w:lang w:val="en-US"/>
        </w:rPr>
        <w:t>j'ai</w:t>
      </w:r>
      <w:proofErr w:type="spellEnd"/>
      <w:r w:rsidR="00A056CA" w:rsidRPr="00A056CA">
        <w:rPr>
          <w:lang w:val="en-US"/>
        </w:rPr>
        <w:t xml:space="preserve"> </w:t>
      </w:r>
      <w:proofErr w:type="spellStart"/>
      <w:r w:rsidR="00A056CA" w:rsidRPr="00A056CA">
        <w:rPr>
          <w:lang w:val="en-US"/>
        </w:rPr>
        <w:t>été</w:t>
      </w:r>
      <w:proofErr w:type="spellEnd"/>
      <w:r w:rsidR="00A056CA" w:rsidRPr="00A056CA">
        <w:rPr>
          <w:lang w:val="en-US"/>
        </w:rPr>
        <w:t xml:space="preserve"> </w:t>
      </w:r>
      <w:r w:rsidR="00A056CA">
        <w:rPr>
          <w:lang w:val="en-US"/>
        </w:rPr>
        <w:t xml:space="preserve">[…] </w:t>
      </w:r>
      <w:proofErr w:type="spellStart"/>
      <w:r w:rsidR="00A056CA" w:rsidRPr="00A056CA">
        <w:rPr>
          <w:lang w:val="en-US"/>
        </w:rPr>
        <w:t>influencé</w:t>
      </w:r>
      <w:proofErr w:type="spellEnd"/>
      <w:r w:rsidR="00A056CA" w:rsidRPr="00A056CA">
        <w:rPr>
          <w:lang w:val="en-US"/>
        </w:rPr>
        <w:t xml:space="preserve"> par </w:t>
      </w:r>
      <w:proofErr w:type="spellStart"/>
      <w:r w:rsidR="00A056CA" w:rsidRPr="00A056CA">
        <w:rPr>
          <w:lang w:val="en-US"/>
        </w:rPr>
        <w:t>ce</w:t>
      </w:r>
      <w:proofErr w:type="spellEnd"/>
      <w:r w:rsidR="00A056CA" w:rsidRPr="00A056CA">
        <w:rPr>
          <w:lang w:val="en-US"/>
        </w:rPr>
        <w:t xml:space="preserve"> que </w:t>
      </w:r>
      <w:proofErr w:type="spellStart"/>
      <w:r w:rsidR="00A056CA" w:rsidRPr="00A056CA">
        <w:rPr>
          <w:lang w:val="en-US"/>
        </w:rPr>
        <w:t>je</w:t>
      </w:r>
      <w:proofErr w:type="spellEnd"/>
      <w:r w:rsidR="00A056CA" w:rsidRPr="00A056CA">
        <w:rPr>
          <w:lang w:val="en-US"/>
        </w:rPr>
        <w:t xml:space="preserve"> </w:t>
      </w:r>
      <w:proofErr w:type="spellStart"/>
      <w:r w:rsidR="00A056CA" w:rsidRPr="00A056CA">
        <w:rPr>
          <w:lang w:val="en-US"/>
        </w:rPr>
        <w:t>voyais</w:t>
      </w:r>
      <w:proofErr w:type="spellEnd"/>
      <w:r w:rsidR="00A056CA" w:rsidRPr="00A056CA">
        <w:rPr>
          <w:lang w:val="en-US"/>
        </w:rPr>
        <w:t xml:space="preserve">. </w:t>
      </w:r>
      <w:r w:rsidR="00A056CA">
        <w:rPr>
          <w:lang w:val="en-US"/>
        </w:rPr>
        <w:t>[…]</w:t>
      </w:r>
      <w:r w:rsidR="00A056CA" w:rsidRPr="00A056CA">
        <w:rPr>
          <w:lang w:val="en-US"/>
        </w:rPr>
        <w:t xml:space="preserve"> je suis </w:t>
      </w:r>
      <w:proofErr w:type="spellStart"/>
      <w:r w:rsidR="00A056CA" w:rsidRPr="00A056CA">
        <w:rPr>
          <w:lang w:val="en-US"/>
        </w:rPr>
        <w:t>convaincu</w:t>
      </w:r>
      <w:proofErr w:type="spellEnd"/>
      <w:r w:rsidR="00A056CA" w:rsidRPr="00A056CA">
        <w:rPr>
          <w:lang w:val="en-US"/>
        </w:rPr>
        <w:t xml:space="preserve"> de tout </w:t>
      </w:r>
      <w:proofErr w:type="spellStart"/>
      <w:r w:rsidR="00A056CA" w:rsidRPr="00A056CA">
        <w:rPr>
          <w:lang w:val="en-US"/>
        </w:rPr>
        <w:t>ça</w:t>
      </w:r>
      <w:proofErr w:type="spellEnd"/>
      <w:r w:rsidR="00A056CA" w:rsidRPr="00A056CA">
        <w:rPr>
          <w:lang w:val="en-US"/>
        </w:rPr>
        <w:t xml:space="preserve"> </w:t>
      </w:r>
      <w:r w:rsidR="00A056CA">
        <w:rPr>
          <w:lang w:val="en-US"/>
        </w:rPr>
        <w:t>[…]”</w:t>
      </w:r>
      <w:r w:rsidR="00C028B8" w:rsidRPr="000938CD">
        <w:rPr>
          <w:rStyle w:val="FootnoteReference"/>
        </w:rPr>
        <w:footnoteReference w:id="1"/>
      </w:r>
      <w:r w:rsidR="00CA4ADF">
        <w:rPr>
          <w:lang w:val="en-US"/>
        </w:rPr>
        <w:t>)</w:t>
      </w:r>
      <w:r w:rsidR="00803652">
        <w:rPr>
          <w:lang w:val="en-US"/>
        </w:rPr>
        <w:t>.</w:t>
      </w:r>
      <w:commentRangeEnd w:id="7"/>
      <w:r w:rsidR="00130D9B">
        <w:rPr>
          <w:rStyle w:val="CommentReference"/>
        </w:rPr>
        <w:commentReference w:id="7"/>
      </w:r>
    </w:p>
    <w:p w14:paraId="7A599665" w14:textId="0AE6F7E0" w:rsidR="00F9697D" w:rsidRDefault="00F75526" w:rsidP="002E207A">
      <w:pPr>
        <w:pStyle w:val="Heading2"/>
        <w:rPr>
          <w:lang w:val="en-US"/>
        </w:rPr>
      </w:pPr>
      <w:r>
        <w:rPr>
          <w:lang w:val="en-US"/>
        </w:rPr>
        <w:t>Listening strategies</w:t>
      </w:r>
    </w:p>
    <w:p w14:paraId="207F5D9D" w14:textId="5D749266" w:rsidR="005F023E" w:rsidRDefault="005F023E" w:rsidP="005F023E">
      <w:pPr>
        <w:rPr>
          <w:lang w:val="en-US"/>
        </w:rPr>
      </w:pPr>
      <w:r>
        <w:rPr>
          <w:lang w:val="en-US"/>
        </w:rPr>
        <w:t>Th</w:t>
      </w:r>
      <w:r w:rsidR="004B6424">
        <w:rPr>
          <w:lang w:val="en-US"/>
        </w:rPr>
        <w:t>e</w:t>
      </w:r>
      <w:r>
        <w:rPr>
          <w:lang w:val="en-US"/>
        </w:rPr>
        <w:t xml:space="preserve"> qualitative analysis of the reasons for the </w:t>
      </w:r>
      <w:r w:rsidR="00CB1334">
        <w:rPr>
          <w:lang w:val="en-US"/>
        </w:rPr>
        <w:t xml:space="preserve">selection </w:t>
      </w:r>
      <w:r>
        <w:rPr>
          <w:lang w:val="en-US"/>
        </w:rPr>
        <w:t xml:space="preserve">of </w:t>
      </w:r>
      <w:r w:rsidR="00F75526">
        <w:rPr>
          <w:lang w:val="en-US"/>
        </w:rPr>
        <w:t xml:space="preserve">significant </w:t>
      </w:r>
      <w:r>
        <w:rPr>
          <w:lang w:val="en-US"/>
        </w:rPr>
        <w:t>position</w:t>
      </w:r>
      <w:r w:rsidR="00F75526">
        <w:rPr>
          <w:lang w:val="en-US"/>
        </w:rPr>
        <w:t>s</w:t>
      </w:r>
      <w:r>
        <w:rPr>
          <w:lang w:val="en-US"/>
        </w:rPr>
        <w:t xml:space="preserve"> was particularly rich</w:t>
      </w:r>
      <w:r w:rsidR="00F75526">
        <w:rPr>
          <w:lang w:val="en-US"/>
        </w:rPr>
        <w:t xml:space="preserve"> and </w:t>
      </w:r>
      <w:r w:rsidR="00CB1334">
        <w:rPr>
          <w:lang w:val="en-US"/>
        </w:rPr>
        <w:t xml:space="preserve">revealed </w:t>
      </w:r>
      <w:r w:rsidR="00F75526">
        <w:rPr>
          <w:lang w:val="en-US"/>
        </w:rPr>
        <w:t>a wide range of listening strategies</w:t>
      </w:r>
      <w:r w:rsidR="00052570">
        <w:rPr>
          <w:lang w:val="en-US"/>
        </w:rPr>
        <w:t xml:space="preserve">. </w:t>
      </w:r>
      <w:r w:rsidR="00CB1334">
        <w:rPr>
          <w:lang w:val="en-US"/>
        </w:rPr>
        <w:t>I</w:t>
      </w:r>
      <w:r w:rsidR="00052570">
        <w:rPr>
          <w:lang w:val="en-US"/>
        </w:rPr>
        <w:t xml:space="preserve">ncluded in this analysis </w:t>
      </w:r>
      <w:r w:rsidR="00CB1334">
        <w:rPr>
          <w:lang w:val="en-US"/>
        </w:rPr>
        <w:t>are responses</w:t>
      </w:r>
      <w:r w:rsidR="008D29B4">
        <w:rPr>
          <w:lang w:val="en-US"/>
        </w:rPr>
        <w:t xml:space="preserve"> from QS1a and QS1b, primarily, but also elements related to these question</w:t>
      </w:r>
      <w:r w:rsidR="002D3E0B">
        <w:rPr>
          <w:lang w:val="en-US"/>
        </w:rPr>
        <w:t>s</w:t>
      </w:r>
      <w:r w:rsidR="008D29B4">
        <w:rPr>
          <w:lang w:val="en-US"/>
        </w:rPr>
        <w:t xml:space="preserve"> </w:t>
      </w:r>
      <w:r w:rsidR="00CB1334">
        <w:rPr>
          <w:lang w:val="en-US"/>
        </w:rPr>
        <w:t>but</w:t>
      </w:r>
      <w:r w:rsidR="008D29B4">
        <w:rPr>
          <w:lang w:val="en-US"/>
        </w:rPr>
        <w:t xml:space="preserve"> discussed during </w:t>
      </w:r>
      <w:r w:rsidR="00357017">
        <w:rPr>
          <w:lang w:val="en-US"/>
        </w:rPr>
        <w:t>previous or subsequent</w:t>
      </w:r>
      <w:r w:rsidR="008D29B4">
        <w:rPr>
          <w:lang w:val="en-US"/>
        </w:rPr>
        <w:t xml:space="preserve"> questions</w:t>
      </w:r>
      <w:r w:rsidR="004B6424">
        <w:rPr>
          <w:lang w:val="en-US"/>
        </w:rPr>
        <w:t xml:space="preserve">. </w:t>
      </w:r>
      <w:r w:rsidR="00B43A3E">
        <w:rPr>
          <w:lang w:val="en-US"/>
        </w:rPr>
        <w:t xml:space="preserve">The </w:t>
      </w:r>
      <w:r w:rsidR="00CB1334">
        <w:rPr>
          <w:lang w:val="en-US"/>
        </w:rPr>
        <w:t>selection</w:t>
      </w:r>
      <w:r w:rsidR="00B43A3E">
        <w:rPr>
          <w:lang w:val="en-US"/>
        </w:rPr>
        <w:t xml:space="preserve"> contain</w:t>
      </w:r>
      <w:r w:rsidR="00CB1334">
        <w:rPr>
          <w:lang w:val="en-US"/>
        </w:rPr>
        <w:t>ed</w:t>
      </w:r>
      <w:r w:rsidR="00B43A3E">
        <w:rPr>
          <w:lang w:val="en-US"/>
        </w:rPr>
        <w:t xml:space="preserve"> positions that were deemed interesting for reinstallation as well as not interesting</w:t>
      </w:r>
      <w:r w:rsidR="00CF3943">
        <w:rPr>
          <w:lang w:val="en-US"/>
        </w:rPr>
        <w:t xml:space="preserve">, </w:t>
      </w:r>
      <w:r w:rsidR="00CF3943" w:rsidRPr="00F62557">
        <w:rPr>
          <w:highlight w:val="yellow"/>
          <w:lang w:val="en-US"/>
        </w:rPr>
        <w:t>according to the participants</w:t>
      </w:r>
      <w:r w:rsidR="00B43A3E">
        <w:rPr>
          <w:lang w:val="en-US"/>
        </w:rPr>
        <w:t xml:space="preserve">. </w:t>
      </w:r>
      <w:r w:rsidR="004B6424">
        <w:rPr>
          <w:lang w:val="en-US"/>
        </w:rPr>
        <w:t xml:space="preserve">The coding </w:t>
      </w:r>
      <w:r w:rsidR="00CB1334">
        <w:rPr>
          <w:lang w:val="en-US"/>
        </w:rPr>
        <w:t xml:space="preserve">of the free-format responses </w:t>
      </w:r>
      <w:r w:rsidR="004B6424">
        <w:rPr>
          <w:lang w:val="en-US"/>
        </w:rPr>
        <w:t xml:space="preserve">was made </w:t>
      </w:r>
      <w:r w:rsidR="00357017">
        <w:rPr>
          <w:lang w:val="en-US"/>
        </w:rPr>
        <w:t xml:space="preserve">as a </w:t>
      </w:r>
      <w:r w:rsidR="00196EAA">
        <w:rPr>
          <w:lang w:val="en-US"/>
        </w:rPr>
        <w:t xml:space="preserve">continuous </w:t>
      </w:r>
      <w:r w:rsidR="00357017">
        <w:rPr>
          <w:lang w:val="en-US"/>
        </w:rPr>
        <w:t xml:space="preserve">process </w:t>
      </w:r>
      <w:r w:rsidR="004B6424">
        <w:rPr>
          <w:lang w:val="en-US"/>
        </w:rPr>
        <w:t xml:space="preserve">by two researchers with </w:t>
      </w:r>
      <w:r w:rsidR="00E50CE5">
        <w:rPr>
          <w:lang w:val="en-US"/>
        </w:rPr>
        <w:t xml:space="preserve">different </w:t>
      </w:r>
      <w:r w:rsidR="00196EAA">
        <w:rPr>
          <w:lang w:val="en-US"/>
        </w:rPr>
        <w:t xml:space="preserve">fields of </w:t>
      </w:r>
      <w:r w:rsidR="004274AE">
        <w:rPr>
          <w:lang w:val="en-US"/>
        </w:rPr>
        <w:t>expertise</w:t>
      </w:r>
      <w:r w:rsidR="00E50CE5">
        <w:rPr>
          <w:lang w:val="en-US"/>
        </w:rPr>
        <w:t xml:space="preserve"> </w:t>
      </w:r>
      <w:r w:rsidR="006A3A29">
        <w:rPr>
          <w:lang w:val="en-US"/>
        </w:rPr>
        <w:t xml:space="preserve">relevant to the </w:t>
      </w:r>
      <w:r w:rsidR="00875B4E">
        <w:rPr>
          <w:lang w:val="en-US"/>
        </w:rPr>
        <w:t>study:</w:t>
      </w:r>
      <w:r w:rsidR="00E50CE5">
        <w:rPr>
          <w:lang w:val="en-US"/>
        </w:rPr>
        <w:t xml:space="preserve"> </w:t>
      </w:r>
      <w:r w:rsidR="003E45A6">
        <w:rPr>
          <w:lang w:val="en-US"/>
        </w:rPr>
        <w:t>s</w:t>
      </w:r>
      <w:r w:rsidR="00E50CE5">
        <w:rPr>
          <w:lang w:val="en-US"/>
        </w:rPr>
        <w:t xml:space="preserve">oundscape </w:t>
      </w:r>
      <w:r w:rsidR="00CB1334">
        <w:rPr>
          <w:lang w:val="en-US"/>
        </w:rPr>
        <w:t>research</w:t>
      </w:r>
      <w:r w:rsidR="00E50CE5">
        <w:rPr>
          <w:lang w:val="en-US"/>
        </w:rPr>
        <w:t>, sensory exp</w:t>
      </w:r>
      <w:r w:rsidR="0061202C">
        <w:rPr>
          <w:lang w:val="en-US"/>
        </w:rPr>
        <w:t xml:space="preserve">erience, preservation and conservation for </w:t>
      </w:r>
      <w:r w:rsidR="003E45A6">
        <w:rPr>
          <w:lang w:val="en-US"/>
        </w:rPr>
        <w:t>art and technology</w:t>
      </w:r>
      <w:r w:rsidR="00DE7533">
        <w:rPr>
          <w:lang w:val="en-US"/>
        </w:rPr>
        <w:t>, documentation of creative processes</w:t>
      </w:r>
      <w:r w:rsidR="00331283">
        <w:rPr>
          <w:lang w:val="en-US"/>
        </w:rPr>
        <w:t>.</w:t>
      </w:r>
    </w:p>
    <w:p w14:paraId="4E639B59" w14:textId="77777777" w:rsidR="0088414F" w:rsidRDefault="0088414F" w:rsidP="005F023E">
      <w:pPr>
        <w:rPr>
          <w:lang w:val="en-US"/>
        </w:rPr>
      </w:pPr>
    </w:p>
    <w:tbl>
      <w:tblPr>
        <w:tblW w:w="4656" w:type="dxa"/>
        <w:tblInd w:w="142" w:type="dxa"/>
        <w:tblLook w:val="04A0" w:firstRow="1" w:lastRow="0" w:firstColumn="1" w:lastColumn="0" w:noHBand="0" w:noVBand="1"/>
      </w:tblPr>
      <w:tblGrid>
        <w:gridCol w:w="603"/>
        <w:gridCol w:w="762"/>
        <w:gridCol w:w="876"/>
        <w:gridCol w:w="367"/>
        <w:gridCol w:w="754"/>
        <w:gridCol w:w="471"/>
        <w:gridCol w:w="629"/>
        <w:gridCol w:w="388"/>
      </w:tblGrid>
      <w:tr w:rsidR="005C4EC0" w:rsidRPr="0088414F" w14:paraId="0A6D0649" w14:textId="77777777" w:rsidTr="005C4EC0">
        <w:trPr>
          <w:trHeight w:val="320"/>
        </w:trPr>
        <w:tc>
          <w:tcPr>
            <w:tcW w:w="603" w:type="dxa"/>
            <w:tcBorders>
              <w:top w:val="nil"/>
              <w:left w:val="nil"/>
              <w:bottom w:val="nil"/>
              <w:right w:val="nil"/>
            </w:tcBorders>
            <w:shd w:val="clear" w:color="auto" w:fill="auto"/>
            <w:noWrap/>
            <w:hideMark/>
          </w:tcPr>
          <w:p w14:paraId="0AB50B2E"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p>
        </w:tc>
        <w:tc>
          <w:tcPr>
            <w:tcW w:w="2005" w:type="dxa"/>
            <w:gridSpan w:val="3"/>
            <w:tcBorders>
              <w:top w:val="single" w:sz="4" w:space="0" w:color="auto"/>
              <w:left w:val="single" w:sz="4" w:space="0" w:color="auto"/>
              <w:bottom w:val="single" w:sz="4" w:space="0" w:color="auto"/>
              <w:right w:val="single" w:sz="4" w:space="0" w:color="000000"/>
            </w:tcBorders>
            <w:shd w:val="clear" w:color="000000" w:fill="4D93D9"/>
            <w:noWrap/>
            <w:hideMark/>
          </w:tcPr>
          <w:p w14:paraId="5E7AA3B3" w14:textId="77777777" w:rsidR="00B864EB" w:rsidRPr="005E362B" w:rsidRDefault="00B864EB" w:rsidP="0088414F">
            <w:pPr>
              <w:jc w:val="center"/>
              <w:rPr>
                <w:rFonts w:ascii="Aptos Narrow" w:eastAsia="Times New Roman" w:hAnsi="Aptos Narrow" w:cs="Times New Roman"/>
                <w:color w:val="000000"/>
                <w:kern w:val="0"/>
                <w:sz w:val="16"/>
                <w:szCs w:val="16"/>
                <w14:ligatures w14:val="none"/>
              </w:rPr>
            </w:pPr>
            <w:r w:rsidRPr="005E362B">
              <w:rPr>
                <w:rFonts w:ascii="Aptos Narrow" w:eastAsia="Times New Roman" w:hAnsi="Aptos Narrow" w:cs="Times New Roman"/>
                <w:color w:val="000000"/>
                <w:kern w:val="0"/>
                <w:sz w:val="16"/>
                <w:szCs w:val="16"/>
                <w14:ligatures w14:val="none"/>
              </w:rPr>
              <w:t xml:space="preserve">Method </w:t>
            </w:r>
          </w:p>
        </w:tc>
        <w:tc>
          <w:tcPr>
            <w:tcW w:w="560" w:type="dxa"/>
            <w:tcBorders>
              <w:top w:val="single" w:sz="4" w:space="0" w:color="auto"/>
              <w:left w:val="nil"/>
              <w:bottom w:val="single" w:sz="4" w:space="0" w:color="auto"/>
              <w:right w:val="single" w:sz="4" w:space="0" w:color="auto"/>
            </w:tcBorders>
            <w:shd w:val="clear" w:color="000000" w:fill="4D93D9"/>
            <w:noWrap/>
            <w:hideMark/>
          </w:tcPr>
          <w:p w14:paraId="21E6E884" w14:textId="77777777" w:rsidR="00B864EB" w:rsidRPr="005E362B" w:rsidRDefault="00B864EB" w:rsidP="0088414F">
            <w:pPr>
              <w:jc w:val="center"/>
              <w:rPr>
                <w:rFonts w:ascii="Aptos Narrow" w:eastAsia="Times New Roman" w:hAnsi="Aptos Narrow" w:cs="Times New Roman"/>
                <w:color w:val="000000"/>
                <w:kern w:val="0"/>
                <w:sz w:val="16"/>
                <w:szCs w:val="16"/>
                <w14:ligatures w14:val="none"/>
              </w:rPr>
            </w:pPr>
            <w:r w:rsidRPr="005E362B">
              <w:rPr>
                <w:rFonts w:ascii="Aptos Narrow" w:eastAsia="Times New Roman" w:hAnsi="Aptos Narrow" w:cs="Times New Roman"/>
                <w:color w:val="000000"/>
                <w:kern w:val="0"/>
                <w:sz w:val="16"/>
                <w:szCs w:val="16"/>
                <w14:ligatures w14:val="none"/>
              </w:rPr>
              <w:t>Hedonic</w:t>
            </w:r>
          </w:p>
        </w:tc>
        <w:tc>
          <w:tcPr>
            <w:tcW w:w="1488" w:type="dxa"/>
            <w:gridSpan w:val="3"/>
            <w:tcBorders>
              <w:top w:val="single" w:sz="4" w:space="0" w:color="auto"/>
              <w:left w:val="nil"/>
              <w:bottom w:val="single" w:sz="4" w:space="0" w:color="auto"/>
              <w:right w:val="single" w:sz="4" w:space="0" w:color="000000"/>
            </w:tcBorders>
            <w:shd w:val="clear" w:color="000000" w:fill="4D93D9"/>
            <w:noWrap/>
            <w:hideMark/>
          </w:tcPr>
          <w:p w14:paraId="3272C54E" w14:textId="77777777" w:rsidR="00B864EB" w:rsidRPr="005E362B" w:rsidRDefault="00B864EB" w:rsidP="0088414F">
            <w:pPr>
              <w:jc w:val="center"/>
              <w:rPr>
                <w:rFonts w:ascii="Aptos Narrow" w:eastAsia="Times New Roman" w:hAnsi="Aptos Narrow" w:cs="Times New Roman"/>
                <w:color w:val="000000"/>
                <w:kern w:val="0"/>
                <w:sz w:val="16"/>
                <w:szCs w:val="16"/>
                <w14:ligatures w14:val="none"/>
              </w:rPr>
            </w:pPr>
            <w:r w:rsidRPr="005E362B">
              <w:rPr>
                <w:rFonts w:ascii="Aptos Narrow" w:eastAsia="Times New Roman" w:hAnsi="Aptos Narrow" w:cs="Times New Roman"/>
                <w:color w:val="000000"/>
                <w:kern w:val="0"/>
                <w:sz w:val="16"/>
                <w:szCs w:val="16"/>
                <w14:ligatures w14:val="none"/>
              </w:rPr>
              <w:t>Re-Presentation</w:t>
            </w:r>
          </w:p>
        </w:tc>
      </w:tr>
      <w:tr w:rsidR="005E362B" w:rsidRPr="0088414F" w14:paraId="7FB6FC75" w14:textId="77777777" w:rsidTr="005E362B">
        <w:trPr>
          <w:trHeight w:val="440"/>
        </w:trPr>
        <w:tc>
          <w:tcPr>
            <w:tcW w:w="603" w:type="dxa"/>
            <w:tcBorders>
              <w:top w:val="nil"/>
              <w:left w:val="nil"/>
              <w:bottom w:val="nil"/>
              <w:right w:val="nil"/>
            </w:tcBorders>
            <w:shd w:val="clear" w:color="auto" w:fill="auto"/>
            <w:noWrap/>
            <w:hideMark/>
          </w:tcPr>
          <w:p w14:paraId="1396E242" w14:textId="21F1C056" w:rsidR="00B864EB" w:rsidRPr="0088414F" w:rsidRDefault="00B864EB" w:rsidP="0088414F">
            <w:pPr>
              <w:rPr>
                <w:rFonts w:ascii="Aptos Narrow" w:eastAsia="Times New Roman" w:hAnsi="Aptos Narrow" w:cs="Times New Roman"/>
                <w:color w:val="000000"/>
                <w:kern w:val="0"/>
                <w:sz w:val="10"/>
                <w:szCs w:val="10"/>
                <w14:ligatures w14:val="none"/>
              </w:rPr>
            </w:pPr>
          </w:p>
        </w:tc>
        <w:tc>
          <w:tcPr>
            <w:tcW w:w="762" w:type="dxa"/>
            <w:tcBorders>
              <w:top w:val="nil"/>
              <w:left w:val="single" w:sz="4" w:space="0" w:color="auto"/>
              <w:bottom w:val="nil"/>
              <w:right w:val="nil"/>
            </w:tcBorders>
            <w:shd w:val="clear" w:color="auto" w:fill="DAE9F7" w:themeFill="text2" w:themeFillTint="1A"/>
            <w:hideMark/>
          </w:tcPr>
          <w:p w14:paraId="1E72B93F"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Comparisons in time or space</w:t>
            </w:r>
          </w:p>
        </w:tc>
        <w:tc>
          <w:tcPr>
            <w:tcW w:w="876" w:type="dxa"/>
            <w:tcBorders>
              <w:top w:val="nil"/>
              <w:left w:val="nil"/>
              <w:bottom w:val="nil"/>
              <w:right w:val="nil"/>
            </w:tcBorders>
            <w:shd w:val="clear" w:color="auto" w:fill="DAE9F7" w:themeFill="text2" w:themeFillTint="1A"/>
            <w:hideMark/>
          </w:tcPr>
          <w:p w14:paraId="3239735D"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Complementary or Intermediary positions</w:t>
            </w:r>
          </w:p>
        </w:tc>
        <w:tc>
          <w:tcPr>
            <w:tcW w:w="367" w:type="dxa"/>
            <w:tcBorders>
              <w:top w:val="nil"/>
              <w:left w:val="nil"/>
              <w:bottom w:val="nil"/>
              <w:right w:val="single" w:sz="4" w:space="0" w:color="auto"/>
            </w:tcBorders>
            <w:shd w:val="clear" w:color="auto" w:fill="DAE9F7" w:themeFill="text2" w:themeFillTint="1A"/>
            <w:hideMark/>
          </w:tcPr>
          <w:p w14:paraId="610B8994"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w:t>
            </w:r>
          </w:p>
        </w:tc>
        <w:tc>
          <w:tcPr>
            <w:tcW w:w="560" w:type="dxa"/>
            <w:tcBorders>
              <w:top w:val="nil"/>
              <w:left w:val="nil"/>
              <w:bottom w:val="nil"/>
              <w:right w:val="single" w:sz="4" w:space="0" w:color="auto"/>
            </w:tcBorders>
            <w:shd w:val="clear" w:color="auto" w:fill="DAE9F7" w:themeFill="text2" w:themeFillTint="1A"/>
            <w:hideMark/>
          </w:tcPr>
          <w:p w14:paraId="12A9E7F5"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 </w:t>
            </w:r>
          </w:p>
        </w:tc>
        <w:tc>
          <w:tcPr>
            <w:tcW w:w="471" w:type="dxa"/>
            <w:tcBorders>
              <w:top w:val="nil"/>
              <w:left w:val="nil"/>
              <w:bottom w:val="nil"/>
              <w:right w:val="nil"/>
            </w:tcBorders>
            <w:shd w:val="clear" w:color="auto" w:fill="DAE9F7" w:themeFill="text2" w:themeFillTint="1A"/>
            <w:hideMark/>
          </w:tcPr>
          <w:p w14:paraId="1B3458C7"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Body &amp; Space</w:t>
            </w:r>
          </w:p>
        </w:tc>
        <w:tc>
          <w:tcPr>
            <w:tcW w:w="629" w:type="dxa"/>
            <w:tcBorders>
              <w:top w:val="nil"/>
              <w:left w:val="nil"/>
              <w:bottom w:val="nil"/>
              <w:right w:val="nil"/>
            </w:tcBorders>
            <w:shd w:val="clear" w:color="auto" w:fill="DAE9F7" w:themeFill="text2" w:themeFillTint="1A"/>
            <w:hideMark/>
          </w:tcPr>
          <w:p w14:paraId="423E9BAA"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Recording &amp; Rendering</w:t>
            </w:r>
          </w:p>
        </w:tc>
        <w:tc>
          <w:tcPr>
            <w:tcW w:w="388" w:type="dxa"/>
            <w:tcBorders>
              <w:top w:val="nil"/>
              <w:left w:val="nil"/>
              <w:bottom w:val="nil"/>
              <w:right w:val="single" w:sz="4" w:space="0" w:color="auto"/>
            </w:tcBorders>
            <w:shd w:val="clear" w:color="auto" w:fill="DAE9F7" w:themeFill="text2" w:themeFillTint="1A"/>
            <w:hideMark/>
          </w:tcPr>
          <w:p w14:paraId="76E6ACA2" w14:textId="77777777" w:rsidR="00B864EB" w:rsidRPr="0088414F" w:rsidRDefault="00B864EB" w:rsidP="0088414F">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w:t>
            </w:r>
          </w:p>
        </w:tc>
      </w:tr>
      <w:tr w:rsidR="005C4EC0" w:rsidRPr="0088414F" w14:paraId="3DFB929A" w14:textId="77777777" w:rsidTr="005C4EC0">
        <w:trPr>
          <w:trHeight w:val="320"/>
        </w:trPr>
        <w:tc>
          <w:tcPr>
            <w:tcW w:w="603" w:type="dxa"/>
            <w:tcBorders>
              <w:top w:val="nil"/>
              <w:left w:val="nil"/>
              <w:bottom w:val="nil"/>
              <w:right w:val="nil"/>
            </w:tcBorders>
            <w:shd w:val="clear" w:color="auto" w:fill="auto"/>
            <w:noWrap/>
            <w:hideMark/>
          </w:tcPr>
          <w:p w14:paraId="2A000EA4" w14:textId="77777777" w:rsidR="00B864EB" w:rsidRPr="0088414F" w:rsidRDefault="00B864EB" w:rsidP="0088414F">
            <w:pP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SA</w:t>
            </w:r>
          </w:p>
        </w:tc>
        <w:tc>
          <w:tcPr>
            <w:tcW w:w="762" w:type="dxa"/>
            <w:tcBorders>
              <w:top w:val="nil"/>
              <w:left w:val="single" w:sz="4" w:space="0" w:color="auto"/>
              <w:bottom w:val="nil"/>
              <w:right w:val="nil"/>
            </w:tcBorders>
            <w:shd w:val="clear" w:color="auto" w:fill="auto"/>
            <w:noWrap/>
            <w:hideMark/>
          </w:tcPr>
          <w:p w14:paraId="5F3E600D"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17</w:t>
            </w:r>
          </w:p>
        </w:tc>
        <w:tc>
          <w:tcPr>
            <w:tcW w:w="876" w:type="dxa"/>
            <w:tcBorders>
              <w:top w:val="nil"/>
              <w:left w:val="nil"/>
              <w:bottom w:val="nil"/>
              <w:right w:val="nil"/>
            </w:tcBorders>
            <w:shd w:val="clear" w:color="auto" w:fill="auto"/>
            <w:noWrap/>
            <w:hideMark/>
          </w:tcPr>
          <w:p w14:paraId="76F7AE95"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7</w:t>
            </w:r>
          </w:p>
        </w:tc>
        <w:tc>
          <w:tcPr>
            <w:tcW w:w="367" w:type="dxa"/>
            <w:tcBorders>
              <w:top w:val="nil"/>
              <w:left w:val="nil"/>
              <w:bottom w:val="nil"/>
              <w:right w:val="single" w:sz="4" w:space="0" w:color="auto"/>
            </w:tcBorders>
            <w:shd w:val="clear" w:color="auto" w:fill="auto"/>
            <w:noWrap/>
            <w:hideMark/>
          </w:tcPr>
          <w:p w14:paraId="16F17E7F"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24</w:t>
            </w:r>
          </w:p>
        </w:tc>
        <w:tc>
          <w:tcPr>
            <w:tcW w:w="560" w:type="dxa"/>
            <w:tcBorders>
              <w:top w:val="nil"/>
              <w:left w:val="nil"/>
              <w:bottom w:val="nil"/>
              <w:right w:val="single" w:sz="4" w:space="0" w:color="auto"/>
            </w:tcBorders>
            <w:shd w:val="clear" w:color="auto" w:fill="auto"/>
            <w:noWrap/>
            <w:hideMark/>
          </w:tcPr>
          <w:p w14:paraId="498E850F"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471" w:type="dxa"/>
            <w:tcBorders>
              <w:top w:val="nil"/>
              <w:left w:val="nil"/>
              <w:bottom w:val="nil"/>
              <w:right w:val="nil"/>
            </w:tcBorders>
            <w:shd w:val="clear" w:color="auto" w:fill="auto"/>
            <w:noWrap/>
            <w:hideMark/>
          </w:tcPr>
          <w:p w14:paraId="7B936FC1"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2</w:t>
            </w:r>
          </w:p>
        </w:tc>
        <w:tc>
          <w:tcPr>
            <w:tcW w:w="629" w:type="dxa"/>
            <w:tcBorders>
              <w:top w:val="nil"/>
              <w:left w:val="nil"/>
              <w:bottom w:val="nil"/>
              <w:right w:val="nil"/>
            </w:tcBorders>
            <w:shd w:val="clear" w:color="auto" w:fill="auto"/>
            <w:noWrap/>
            <w:hideMark/>
          </w:tcPr>
          <w:p w14:paraId="6233411D"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w:t>
            </w:r>
          </w:p>
        </w:tc>
        <w:tc>
          <w:tcPr>
            <w:tcW w:w="388" w:type="dxa"/>
            <w:tcBorders>
              <w:top w:val="nil"/>
              <w:left w:val="nil"/>
              <w:bottom w:val="nil"/>
              <w:right w:val="single" w:sz="4" w:space="0" w:color="auto"/>
            </w:tcBorders>
            <w:shd w:val="clear" w:color="auto" w:fill="auto"/>
            <w:noWrap/>
            <w:hideMark/>
          </w:tcPr>
          <w:p w14:paraId="6355D511"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r>
      <w:tr w:rsidR="005C4EC0" w:rsidRPr="0088414F" w14:paraId="4E22EE86" w14:textId="77777777" w:rsidTr="005C4EC0">
        <w:trPr>
          <w:trHeight w:val="320"/>
        </w:trPr>
        <w:tc>
          <w:tcPr>
            <w:tcW w:w="603" w:type="dxa"/>
            <w:tcBorders>
              <w:top w:val="nil"/>
              <w:left w:val="nil"/>
              <w:bottom w:val="nil"/>
              <w:right w:val="nil"/>
            </w:tcBorders>
            <w:shd w:val="clear" w:color="auto" w:fill="auto"/>
            <w:noWrap/>
            <w:hideMark/>
          </w:tcPr>
          <w:p w14:paraId="7733F622" w14:textId="77777777" w:rsidR="00B864EB" w:rsidRPr="0088414F" w:rsidRDefault="00B864EB" w:rsidP="0088414F">
            <w:pP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SE</w:t>
            </w:r>
          </w:p>
        </w:tc>
        <w:tc>
          <w:tcPr>
            <w:tcW w:w="762" w:type="dxa"/>
            <w:tcBorders>
              <w:top w:val="nil"/>
              <w:left w:val="single" w:sz="4" w:space="0" w:color="auto"/>
              <w:bottom w:val="nil"/>
              <w:right w:val="nil"/>
            </w:tcBorders>
            <w:shd w:val="clear" w:color="auto" w:fill="auto"/>
            <w:noWrap/>
            <w:hideMark/>
          </w:tcPr>
          <w:p w14:paraId="1F766E8A"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c>
          <w:tcPr>
            <w:tcW w:w="876" w:type="dxa"/>
            <w:tcBorders>
              <w:top w:val="nil"/>
              <w:left w:val="nil"/>
              <w:bottom w:val="nil"/>
              <w:right w:val="nil"/>
            </w:tcBorders>
            <w:shd w:val="clear" w:color="auto" w:fill="auto"/>
            <w:noWrap/>
            <w:hideMark/>
          </w:tcPr>
          <w:p w14:paraId="1D7B6519"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0</w:t>
            </w:r>
          </w:p>
        </w:tc>
        <w:tc>
          <w:tcPr>
            <w:tcW w:w="367" w:type="dxa"/>
            <w:tcBorders>
              <w:top w:val="nil"/>
              <w:left w:val="nil"/>
              <w:bottom w:val="nil"/>
              <w:right w:val="single" w:sz="4" w:space="0" w:color="auto"/>
            </w:tcBorders>
            <w:shd w:val="clear" w:color="auto" w:fill="auto"/>
            <w:noWrap/>
            <w:hideMark/>
          </w:tcPr>
          <w:p w14:paraId="21E23611"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c>
          <w:tcPr>
            <w:tcW w:w="560" w:type="dxa"/>
            <w:tcBorders>
              <w:top w:val="nil"/>
              <w:left w:val="nil"/>
              <w:bottom w:val="nil"/>
              <w:right w:val="single" w:sz="4" w:space="0" w:color="auto"/>
            </w:tcBorders>
            <w:shd w:val="clear" w:color="auto" w:fill="auto"/>
            <w:noWrap/>
            <w:hideMark/>
          </w:tcPr>
          <w:p w14:paraId="7E40F6AD"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4</w:t>
            </w:r>
          </w:p>
        </w:tc>
        <w:tc>
          <w:tcPr>
            <w:tcW w:w="471" w:type="dxa"/>
            <w:tcBorders>
              <w:top w:val="nil"/>
              <w:left w:val="nil"/>
              <w:bottom w:val="nil"/>
              <w:right w:val="nil"/>
            </w:tcBorders>
            <w:shd w:val="clear" w:color="auto" w:fill="auto"/>
            <w:noWrap/>
            <w:hideMark/>
          </w:tcPr>
          <w:p w14:paraId="1D443626"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2</w:t>
            </w:r>
          </w:p>
        </w:tc>
        <w:tc>
          <w:tcPr>
            <w:tcW w:w="629" w:type="dxa"/>
            <w:tcBorders>
              <w:top w:val="nil"/>
              <w:left w:val="nil"/>
              <w:bottom w:val="nil"/>
              <w:right w:val="nil"/>
            </w:tcBorders>
            <w:shd w:val="clear" w:color="auto" w:fill="auto"/>
            <w:noWrap/>
            <w:hideMark/>
          </w:tcPr>
          <w:p w14:paraId="5CDE077A"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4</w:t>
            </w:r>
          </w:p>
        </w:tc>
        <w:tc>
          <w:tcPr>
            <w:tcW w:w="388" w:type="dxa"/>
            <w:tcBorders>
              <w:top w:val="nil"/>
              <w:left w:val="nil"/>
              <w:bottom w:val="nil"/>
              <w:right w:val="single" w:sz="4" w:space="0" w:color="auto"/>
            </w:tcBorders>
            <w:shd w:val="clear" w:color="auto" w:fill="auto"/>
            <w:noWrap/>
            <w:hideMark/>
          </w:tcPr>
          <w:p w14:paraId="4CD1AB96"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6</w:t>
            </w:r>
          </w:p>
        </w:tc>
      </w:tr>
      <w:tr w:rsidR="005C4EC0" w:rsidRPr="0088414F" w14:paraId="63F1473E" w14:textId="77777777" w:rsidTr="005C4EC0">
        <w:trPr>
          <w:trHeight w:val="320"/>
        </w:trPr>
        <w:tc>
          <w:tcPr>
            <w:tcW w:w="603" w:type="dxa"/>
            <w:tcBorders>
              <w:top w:val="nil"/>
              <w:left w:val="nil"/>
              <w:bottom w:val="nil"/>
              <w:right w:val="nil"/>
            </w:tcBorders>
            <w:shd w:val="clear" w:color="auto" w:fill="auto"/>
            <w:noWrap/>
            <w:hideMark/>
          </w:tcPr>
          <w:p w14:paraId="2D25699E" w14:textId="77777777" w:rsidR="00B864EB" w:rsidRPr="0088414F" w:rsidRDefault="00B864EB" w:rsidP="0088414F">
            <w:pP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CU/CO</w:t>
            </w:r>
          </w:p>
        </w:tc>
        <w:tc>
          <w:tcPr>
            <w:tcW w:w="762" w:type="dxa"/>
            <w:tcBorders>
              <w:top w:val="nil"/>
              <w:left w:val="single" w:sz="4" w:space="0" w:color="auto"/>
              <w:bottom w:val="single" w:sz="4" w:space="0" w:color="auto"/>
              <w:right w:val="nil"/>
            </w:tcBorders>
            <w:shd w:val="clear" w:color="auto" w:fill="auto"/>
            <w:noWrap/>
            <w:hideMark/>
          </w:tcPr>
          <w:p w14:paraId="0F518B33"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2</w:t>
            </w:r>
          </w:p>
        </w:tc>
        <w:tc>
          <w:tcPr>
            <w:tcW w:w="876" w:type="dxa"/>
            <w:tcBorders>
              <w:top w:val="nil"/>
              <w:left w:val="nil"/>
              <w:bottom w:val="single" w:sz="4" w:space="0" w:color="auto"/>
              <w:right w:val="nil"/>
            </w:tcBorders>
            <w:shd w:val="clear" w:color="auto" w:fill="auto"/>
            <w:noWrap/>
            <w:hideMark/>
          </w:tcPr>
          <w:p w14:paraId="4655CADD"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c>
          <w:tcPr>
            <w:tcW w:w="367" w:type="dxa"/>
            <w:tcBorders>
              <w:top w:val="nil"/>
              <w:left w:val="nil"/>
              <w:bottom w:val="single" w:sz="4" w:space="0" w:color="auto"/>
              <w:right w:val="single" w:sz="4" w:space="0" w:color="auto"/>
            </w:tcBorders>
            <w:shd w:val="clear" w:color="auto" w:fill="auto"/>
            <w:noWrap/>
            <w:hideMark/>
          </w:tcPr>
          <w:p w14:paraId="645467FC"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560" w:type="dxa"/>
            <w:tcBorders>
              <w:top w:val="nil"/>
              <w:left w:val="nil"/>
              <w:bottom w:val="single" w:sz="4" w:space="0" w:color="auto"/>
              <w:right w:val="single" w:sz="4" w:space="0" w:color="auto"/>
            </w:tcBorders>
            <w:shd w:val="clear" w:color="auto" w:fill="auto"/>
            <w:noWrap/>
            <w:hideMark/>
          </w:tcPr>
          <w:p w14:paraId="15261760"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0</w:t>
            </w:r>
          </w:p>
        </w:tc>
        <w:tc>
          <w:tcPr>
            <w:tcW w:w="471" w:type="dxa"/>
            <w:tcBorders>
              <w:top w:val="nil"/>
              <w:left w:val="nil"/>
              <w:bottom w:val="single" w:sz="4" w:space="0" w:color="auto"/>
              <w:right w:val="nil"/>
            </w:tcBorders>
            <w:shd w:val="clear" w:color="auto" w:fill="auto"/>
            <w:noWrap/>
            <w:hideMark/>
          </w:tcPr>
          <w:p w14:paraId="715B75C5"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w:t>
            </w:r>
          </w:p>
        </w:tc>
        <w:tc>
          <w:tcPr>
            <w:tcW w:w="629" w:type="dxa"/>
            <w:tcBorders>
              <w:top w:val="nil"/>
              <w:left w:val="nil"/>
              <w:bottom w:val="single" w:sz="4" w:space="0" w:color="auto"/>
              <w:right w:val="nil"/>
            </w:tcBorders>
            <w:shd w:val="clear" w:color="auto" w:fill="auto"/>
            <w:noWrap/>
            <w:hideMark/>
          </w:tcPr>
          <w:p w14:paraId="5CC1F3BC"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0</w:t>
            </w:r>
          </w:p>
        </w:tc>
        <w:tc>
          <w:tcPr>
            <w:tcW w:w="388" w:type="dxa"/>
            <w:tcBorders>
              <w:top w:val="nil"/>
              <w:left w:val="nil"/>
              <w:bottom w:val="single" w:sz="4" w:space="0" w:color="auto"/>
              <w:right w:val="single" w:sz="4" w:space="0" w:color="auto"/>
            </w:tcBorders>
            <w:shd w:val="clear" w:color="auto" w:fill="auto"/>
            <w:noWrap/>
            <w:hideMark/>
          </w:tcPr>
          <w:p w14:paraId="17B0662A" w14:textId="77777777" w:rsidR="00B864EB" w:rsidRPr="0088414F" w:rsidRDefault="00B864EB" w:rsidP="0088414F">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w:t>
            </w:r>
          </w:p>
        </w:tc>
      </w:tr>
    </w:tbl>
    <w:p w14:paraId="445232F0" w14:textId="77777777" w:rsidR="00967254" w:rsidRDefault="00967254" w:rsidP="00967254">
      <w:pPr>
        <w:rPr>
          <w:lang w:val="en-US"/>
        </w:rPr>
      </w:pPr>
    </w:p>
    <w:tbl>
      <w:tblPr>
        <w:tblW w:w="6019" w:type="dxa"/>
        <w:tblInd w:w="142" w:type="dxa"/>
        <w:tblLook w:val="04A0" w:firstRow="1" w:lastRow="0" w:firstColumn="1" w:lastColumn="0" w:noHBand="0" w:noVBand="1"/>
      </w:tblPr>
      <w:tblGrid>
        <w:gridCol w:w="604"/>
        <w:gridCol w:w="781"/>
        <w:gridCol w:w="661"/>
        <w:gridCol w:w="773"/>
        <w:gridCol w:w="775"/>
        <w:gridCol w:w="388"/>
        <w:gridCol w:w="737"/>
        <w:gridCol w:w="544"/>
        <w:gridCol w:w="530"/>
        <w:gridCol w:w="388"/>
      </w:tblGrid>
      <w:tr w:rsidR="005C4EC0" w:rsidRPr="0088414F" w14:paraId="61997668" w14:textId="77777777" w:rsidTr="005C4EC0">
        <w:trPr>
          <w:trHeight w:val="320"/>
        </w:trPr>
        <w:tc>
          <w:tcPr>
            <w:tcW w:w="604" w:type="dxa"/>
            <w:tcBorders>
              <w:top w:val="nil"/>
              <w:left w:val="nil"/>
              <w:bottom w:val="nil"/>
              <w:right w:val="single" w:sz="4" w:space="0" w:color="auto"/>
            </w:tcBorders>
            <w:shd w:val="clear" w:color="auto" w:fill="auto"/>
            <w:noWrap/>
            <w:hideMark/>
          </w:tcPr>
          <w:p w14:paraId="2078E8AC" w14:textId="77777777" w:rsidR="00B864EB" w:rsidRPr="0088414F" w:rsidRDefault="00B864EB" w:rsidP="009C445A">
            <w:pPr>
              <w:rPr>
                <w:rFonts w:ascii="Times New Roman" w:eastAsia="Times New Roman" w:hAnsi="Times New Roman" w:cs="Times New Roman"/>
                <w:kern w:val="0"/>
                <w:sz w:val="10"/>
                <w:szCs w:val="10"/>
                <w14:ligatures w14:val="none"/>
              </w:rPr>
            </w:pPr>
          </w:p>
        </w:tc>
        <w:tc>
          <w:tcPr>
            <w:tcW w:w="5415" w:type="dxa"/>
            <w:gridSpan w:val="9"/>
            <w:tcBorders>
              <w:top w:val="single" w:sz="4" w:space="0" w:color="auto"/>
              <w:left w:val="single" w:sz="4" w:space="0" w:color="auto"/>
              <w:bottom w:val="single" w:sz="4" w:space="0" w:color="auto"/>
              <w:right w:val="single" w:sz="4" w:space="0" w:color="000000"/>
            </w:tcBorders>
            <w:shd w:val="clear" w:color="000000" w:fill="4D93D9"/>
            <w:noWrap/>
            <w:hideMark/>
          </w:tcPr>
          <w:p w14:paraId="048AF303"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5E362B">
              <w:rPr>
                <w:rFonts w:ascii="Aptos Narrow" w:eastAsia="Times New Roman" w:hAnsi="Aptos Narrow" w:cs="Times New Roman"/>
                <w:color w:val="000000"/>
                <w:kern w:val="0"/>
                <w:sz w:val="16"/>
                <w:szCs w:val="16"/>
                <w14:ligatures w14:val="none"/>
              </w:rPr>
              <w:t>Listening modes</w:t>
            </w:r>
          </w:p>
        </w:tc>
      </w:tr>
      <w:tr w:rsidR="005C4EC0" w:rsidRPr="0088414F" w14:paraId="21622C94" w14:textId="77777777" w:rsidTr="005E362B">
        <w:trPr>
          <w:trHeight w:val="320"/>
        </w:trPr>
        <w:tc>
          <w:tcPr>
            <w:tcW w:w="604" w:type="dxa"/>
            <w:tcBorders>
              <w:top w:val="nil"/>
              <w:left w:val="nil"/>
              <w:bottom w:val="nil"/>
              <w:right w:val="single" w:sz="4" w:space="0" w:color="auto"/>
            </w:tcBorders>
            <w:shd w:val="clear" w:color="auto" w:fill="auto"/>
            <w:noWrap/>
            <w:hideMark/>
          </w:tcPr>
          <w:p w14:paraId="57605616"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p>
        </w:tc>
        <w:tc>
          <w:tcPr>
            <w:tcW w:w="650" w:type="dxa"/>
            <w:tcBorders>
              <w:top w:val="nil"/>
              <w:left w:val="single" w:sz="4" w:space="0" w:color="auto"/>
              <w:bottom w:val="nil"/>
              <w:right w:val="nil"/>
            </w:tcBorders>
            <w:shd w:val="clear" w:color="auto" w:fill="A5C9EB" w:themeFill="text2" w:themeFillTint="40"/>
            <w:noWrap/>
            <w:hideMark/>
          </w:tcPr>
          <w:p w14:paraId="0D8DB735" w14:textId="77777777" w:rsidR="00B864EB" w:rsidRPr="005E362B" w:rsidRDefault="00B864EB" w:rsidP="009C445A">
            <w:pPr>
              <w:rPr>
                <w:rFonts w:ascii="Aptos Narrow" w:eastAsia="Times New Roman" w:hAnsi="Aptos Narrow" w:cs="Times New Roman"/>
                <w:color w:val="000000"/>
                <w:kern w:val="0"/>
                <w:sz w:val="13"/>
                <w:szCs w:val="13"/>
                <w14:ligatures w14:val="none"/>
              </w:rPr>
            </w:pPr>
            <w:r w:rsidRPr="005E362B">
              <w:rPr>
                <w:rFonts w:ascii="Aptos Narrow" w:eastAsia="Times New Roman" w:hAnsi="Aptos Narrow" w:cs="Times New Roman"/>
                <w:color w:val="000000"/>
                <w:kern w:val="0"/>
                <w:sz w:val="13"/>
                <w:szCs w:val="13"/>
                <w14:ligatures w14:val="none"/>
              </w:rPr>
              <w:t xml:space="preserve">Interaction </w:t>
            </w:r>
          </w:p>
        </w:tc>
        <w:tc>
          <w:tcPr>
            <w:tcW w:w="2597" w:type="dxa"/>
            <w:gridSpan w:val="4"/>
            <w:tcBorders>
              <w:top w:val="single" w:sz="4" w:space="0" w:color="auto"/>
              <w:left w:val="single" w:sz="4" w:space="0" w:color="auto"/>
              <w:bottom w:val="single" w:sz="4" w:space="0" w:color="auto"/>
              <w:right w:val="single" w:sz="4" w:space="0" w:color="000000"/>
            </w:tcBorders>
            <w:shd w:val="clear" w:color="auto" w:fill="A5C9EB" w:themeFill="text2" w:themeFillTint="40"/>
            <w:noWrap/>
            <w:hideMark/>
          </w:tcPr>
          <w:p w14:paraId="10BA1DA3" w14:textId="77777777" w:rsidR="00B864EB" w:rsidRPr="005E362B" w:rsidRDefault="00B864EB" w:rsidP="009C445A">
            <w:pPr>
              <w:jc w:val="center"/>
              <w:rPr>
                <w:rFonts w:ascii="Aptos Narrow" w:eastAsia="Times New Roman" w:hAnsi="Aptos Narrow" w:cs="Times New Roman"/>
                <w:color w:val="000000"/>
                <w:kern w:val="0"/>
                <w:sz w:val="13"/>
                <w:szCs w:val="13"/>
                <w14:ligatures w14:val="none"/>
              </w:rPr>
            </w:pPr>
            <w:r w:rsidRPr="005E362B">
              <w:rPr>
                <w:rFonts w:ascii="Aptos Narrow" w:eastAsia="Times New Roman" w:hAnsi="Aptos Narrow" w:cs="Times New Roman"/>
                <w:color w:val="000000"/>
                <w:kern w:val="0"/>
                <w:sz w:val="13"/>
                <w:szCs w:val="13"/>
                <w14:ligatures w14:val="none"/>
              </w:rPr>
              <w:t>Descriptive</w:t>
            </w:r>
          </w:p>
        </w:tc>
        <w:tc>
          <w:tcPr>
            <w:tcW w:w="706" w:type="dxa"/>
            <w:tcBorders>
              <w:top w:val="nil"/>
              <w:left w:val="nil"/>
              <w:bottom w:val="nil"/>
              <w:right w:val="nil"/>
            </w:tcBorders>
            <w:shd w:val="clear" w:color="auto" w:fill="A5C9EB" w:themeFill="text2" w:themeFillTint="40"/>
            <w:noWrap/>
            <w:hideMark/>
          </w:tcPr>
          <w:p w14:paraId="4F0F9E3A" w14:textId="77777777" w:rsidR="00B864EB" w:rsidRPr="005E362B" w:rsidRDefault="00B864EB" w:rsidP="009C445A">
            <w:pPr>
              <w:rPr>
                <w:rFonts w:ascii="Aptos Narrow" w:eastAsia="Times New Roman" w:hAnsi="Aptos Narrow" w:cs="Times New Roman"/>
                <w:color w:val="000000"/>
                <w:kern w:val="0"/>
                <w:sz w:val="13"/>
                <w:szCs w:val="13"/>
                <w14:ligatures w14:val="none"/>
              </w:rPr>
            </w:pPr>
            <w:r w:rsidRPr="005E362B">
              <w:rPr>
                <w:rFonts w:ascii="Aptos Narrow" w:eastAsia="Times New Roman" w:hAnsi="Aptos Narrow" w:cs="Times New Roman"/>
                <w:color w:val="000000"/>
                <w:kern w:val="0"/>
                <w:sz w:val="13"/>
                <w:szCs w:val="13"/>
                <w14:ligatures w14:val="none"/>
              </w:rPr>
              <w:t>Curatorial</w:t>
            </w:r>
          </w:p>
        </w:tc>
        <w:tc>
          <w:tcPr>
            <w:tcW w:w="1462" w:type="dxa"/>
            <w:gridSpan w:val="3"/>
            <w:tcBorders>
              <w:top w:val="single" w:sz="4" w:space="0" w:color="auto"/>
              <w:left w:val="single" w:sz="4" w:space="0" w:color="auto"/>
              <w:bottom w:val="single" w:sz="4" w:space="0" w:color="auto"/>
              <w:right w:val="single" w:sz="4" w:space="0" w:color="000000"/>
            </w:tcBorders>
            <w:shd w:val="clear" w:color="auto" w:fill="A5C9EB" w:themeFill="text2" w:themeFillTint="40"/>
            <w:noWrap/>
            <w:hideMark/>
          </w:tcPr>
          <w:p w14:paraId="2535F0C3" w14:textId="77777777" w:rsidR="00B864EB" w:rsidRPr="005E362B" w:rsidRDefault="00B864EB" w:rsidP="009C445A">
            <w:pPr>
              <w:jc w:val="center"/>
              <w:rPr>
                <w:rFonts w:ascii="Aptos Narrow" w:eastAsia="Times New Roman" w:hAnsi="Aptos Narrow" w:cs="Times New Roman"/>
                <w:color w:val="000000"/>
                <w:kern w:val="0"/>
                <w:sz w:val="13"/>
                <w:szCs w:val="13"/>
                <w14:ligatures w14:val="none"/>
              </w:rPr>
            </w:pPr>
            <w:r w:rsidRPr="005E362B">
              <w:rPr>
                <w:rFonts w:ascii="Aptos Narrow" w:eastAsia="Times New Roman" w:hAnsi="Aptos Narrow" w:cs="Times New Roman"/>
                <w:color w:val="000000"/>
                <w:kern w:val="0"/>
                <w:sz w:val="13"/>
                <w:szCs w:val="13"/>
                <w14:ligatures w14:val="none"/>
              </w:rPr>
              <w:t>Comprehensive</w:t>
            </w:r>
          </w:p>
        </w:tc>
      </w:tr>
      <w:tr w:rsidR="00E35193" w:rsidRPr="0088414F" w14:paraId="31B3C732" w14:textId="77777777" w:rsidTr="00E35193">
        <w:trPr>
          <w:trHeight w:val="440"/>
        </w:trPr>
        <w:tc>
          <w:tcPr>
            <w:tcW w:w="604" w:type="dxa"/>
            <w:tcBorders>
              <w:top w:val="nil"/>
              <w:left w:val="nil"/>
              <w:bottom w:val="nil"/>
              <w:right w:val="single" w:sz="4" w:space="0" w:color="auto"/>
            </w:tcBorders>
            <w:shd w:val="clear" w:color="auto" w:fill="auto"/>
            <w:noWrap/>
            <w:hideMark/>
          </w:tcPr>
          <w:p w14:paraId="4E54E509" w14:textId="526C5FEF" w:rsidR="00B864EB" w:rsidRPr="0088414F" w:rsidRDefault="00B864EB" w:rsidP="009C445A">
            <w:pPr>
              <w:rPr>
                <w:rFonts w:ascii="Aptos Narrow" w:eastAsia="Times New Roman" w:hAnsi="Aptos Narrow" w:cs="Times New Roman"/>
                <w:color w:val="000000"/>
                <w:kern w:val="0"/>
                <w:sz w:val="10"/>
                <w:szCs w:val="10"/>
                <w14:ligatures w14:val="none"/>
              </w:rPr>
            </w:pPr>
          </w:p>
        </w:tc>
        <w:tc>
          <w:tcPr>
            <w:tcW w:w="650" w:type="dxa"/>
            <w:tcBorders>
              <w:top w:val="single" w:sz="4" w:space="0" w:color="auto"/>
              <w:left w:val="single" w:sz="4" w:space="0" w:color="auto"/>
              <w:bottom w:val="nil"/>
              <w:right w:val="single" w:sz="4" w:space="0" w:color="auto"/>
            </w:tcBorders>
            <w:shd w:val="clear" w:color="auto" w:fill="DAE9F7" w:themeFill="text2" w:themeFillTint="1A"/>
            <w:hideMark/>
          </w:tcPr>
          <w:p w14:paraId="20195F9B"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 </w:t>
            </w:r>
          </w:p>
        </w:tc>
        <w:tc>
          <w:tcPr>
            <w:tcW w:w="661" w:type="dxa"/>
            <w:tcBorders>
              <w:top w:val="nil"/>
              <w:left w:val="nil"/>
              <w:bottom w:val="nil"/>
              <w:right w:val="nil"/>
            </w:tcBorders>
            <w:shd w:val="clear" w:color="auto" w:fill="DAE9F7" w:themeFill="text2" w:themeFillTint="1A"/>
            <w:hideMark/>
          </w:tcPr>
          <w:p w14:paraId="087586AB"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Sound Objects</w:t>
            </w:r>
          </w:p>
        </w:tc>
        <w:tc>
          <w:tcPr>
            <w:tcW w:w="773" w:type="dxa"/>
            <w:tcBorders>
              <w:top w:val="nil"/>
              <w:left w:val="nil"/>
              <w:bottom w:val="nil"/>
              <w:right w:val="nil"/>
            </w:tcBorders>
            <w:shd w:val="clear" w:color="auto" w:fill="DAE9F7" w:themeFill="text2" w:themeFillTint="1A"/>
            <w:hideMark/>
          </w:tcPr>
          <w:p w14:paraId="1FBC11EF"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Sources (contribution, color &amp; localisation)</w:t>
            </w:r>
          </w:p>
        </w:tc>
        <w:tc>
          <w:tcPr>
            <w:tcW w:w="775" w:type="dxa"/>
            <w:tcBorders>
              <w:top w:val="nil"/>
              <w:left w:val="nil"/>
              <w:bottom w:val="nil"/>
              <w:right w:val="nil"/>
            </w:tcBorders>
            <w:shd w:val="clear" w:color="auto" w:fill="DAE9F7" w:themeFill="text2" w:themeFillTint="1A"/>
            <w:hideMark/>
          </w:tcPr>
          <w:p w14:paraId="0D08C010"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Sound areas (physically or conceptually)</w:t>
            </w:r>
          </w:p>
        </w:tc>
        <w:tc>
          <w:tcPr>
            <w:tcW w:w="388" w:type="dxa"/>
            <w:tcBorders>
              <w:top w:val="nil"/>
              <w:left w:val="nil"/>
              <w:bottom w:val="nil"/>
              <w:right w:val="single" w:sz="4" w:space="0" w:color="auto"/>
            </w:tcBorders>
            <w:shd w:val="clear" w:color="auto" w:fill="DAE9F7" w:themeFill="text2" w:themeFillTint="1A"/>
            <w:hideMark/>
          </w:tcPr>
          <w:p w14:paraId="23BCEF2B"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w:t>
            </w:r>
          </w:p>
        </w:tc>
        <w:tc>
          <w:tcPr>
            <w:tcW w:w="706" w:type="dxa"/>
            <w:tcBorders>
              <w:top w:val="single" w:sz="4" w:space="0" w:color="auto"/>
              <w:left w:val="nil"/>
              <w:bottom w:val="nil"/>
              <w:right w:val="single" w:sz="4" w:space="0" w:color="auto"/>
            </w:tcBorders>
            <w:shd w:val="clear" w:color="auto" w:fill="DAE9F7" w:themeFill="text2" w:themeFillTint="1A"/>
            <w:hideMark/>
          </w:tcPr>
          <w:p w14:paraId="223017CB"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 </w:t>
            </w:r>
          </w:p>
        </w:tc>
        <w:tc>
          <w:tcPr>
            <w:tcW w:w="544" w:type="dxa"/>
            <w:tcBorders>
              <w:top w:val="nil"/>
              <w:left w:val="nil"/>
              <w:bottom w:val="nil"/>
              <w:right w:val="nil"/>
            </w:tcBorders>
            <w:shd w:val="clear" w:color="auto" w:fill="DAE9F7" w:themeFill="text2" w:themeFillTint="1A"/>
            <w:hideMark/>
          </w:tcPr>
          <w:p w14:paraId="2A0D920D"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Blend / mix / balance</w:t>
            </w:r>
          </w:p>
        </w:tc>
        <w:tc>
          <w:tcPr>
            <w:tcW w:w="530" w:type="dxa"/>
            <w:tcBorders>
              <w:top w:val="nil"/>
              <w:left w:val="nil"/>
              <w:bottom w:val="nil"/>
              <w:right w:val="nil"/>
            </w:tcBorders>
            <w:shd w:val="clear" w:color="auto" w:fill="DAE9F7" w:themeFill="text2" w:themeFillTint="1A"/>
            <w:hideMark/>
          </w:tcPr>
          <w:p w14:paraId="65A8C540"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Holistic</w:t>
            </w:r>
          </w:p>
        </w:tc>
        <w:tc>
          <w:tcPr>
            <w:tcW w:w="388" w:type="dxa"/>
            <w:tcBorders>
              <w:top w:val="nil"/>
              <w:left w:val="nil"/>
              <w:bottom w:val="nil"/>
              <w:right w:val="single" w:sz="4" w:space="0" w:color="auto"/>
            </w:tcBorders>
            <w:shd w:val="clear" w:color="auto" w:fill="DAE9F7" w:themeFill="text2" w:themeFillTint="1A"/>
            <w:hideMark/>
          </w:tcPr>
          <w:p w14:paraId="16A421DD" w14:textId="77777777" w:rsidR="00B864EB" w:rsidRPr="0088414F" w:rsidRDefault="00B864EB" w:rsidP="009C445A">
            <w:pPr>
              <w:jc w:val="cente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w:t>
            </w:r>
          </w:p>
        </w:tc>
      </w:tr>
      <w:tr w:rsidR="005C4EC0" w:rsidRPr="0088414F" w14:paraId="54016489" w14:textId="77777777" w:rsidTr="005C4EC0">
        <w:trPr>
          <w:trHeight w:val="320"/>
        </w:trPr>
        <w:tc>
          <w:tcPr>
            <w:tcW w:w="604" w:type="dxa"/>
            <w:tcBorders>
              <w:top w:val="nil"/>
              <w:left w:val="nil"/>
              <w:bottom w:val="nil"/>
              <w:right w:val="single" w:sz="4" w:space="0" w:color="auto"/>
            </w:tcBorders>
            <w:shd w:val="clear" w:color="auto" w:fill="auto"/>
            <w:noWrap/>
            <w:hideMark/>
          </w:tcPr>
          <w:p w14:paraId="58ED8D93" w14:textId="77777777" w:rsidR="00B864EB" w:rsidRPr="0088414F" w:rsidRDefault="00B864EB" w:rsidP="009C445A">
            <w:pP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SA</w:t>
            </w:r>
          </w:p>
        </w:tc>
        <w:tc>
          <w:tcPr>
            <w:tcW w:w="650" w:type="dxa"/>
            <w:tcBorders>
              <w:top w:val="nil"/>
              <w:left w:val="single" w:sz="4" w:space="0" w:color="auto"/>
              <w:bottom w:val="nil"/>
              <w:right w:val="single" w:sz="4" w:space="0" w:color="auto"/>
            </w:tcBorders>
            <w:shd w:val="clear" w:color="auto" w:fill="auto"/>
            <w:noWrap/>
            <w:hideMark/>
          </w:tcPr>
          <w:p w14:paraId="72E3B613"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c>
          <w:tcPr>
            <w:tcW w:w="661" w:type="dxa"/>
            <w:tcBorders>
              <w:top w:val="nil"/>
              <w:left w:val="nil"/>
              <w:bottom w:val="nil"/>
              <w:right w:val="nil"/>
            </w:tcBorders>
            <w:shd w:val="clear" w:color="auto" w:fill="auto"/>
            <w:noWrap/>
            <w:hideMark/>
          </w:tcPr>
          <w:p w14:paraId="24CCEB91"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12</w:t>
            </w:r>
          </w:p>
        </w:tc>
        <w:tc>
          <w:tcPr>
            <w:tcW w:w="773" w:type="dxa"/>
            <w:tcBorders>
              <w:top w:val="nil"/>
              <w:left w:val="nil"/>
              <w:bottom w:val="nil"/>
              <w:right w:val="nil"/>
            </w:tcBorders>
            <w:shd w:val="clear" w:color="auto" w:fill="auto"/>
            <w:noWrap/>
            <w:hideMark/>
          </w:tcPr>
          <w:p w14:paraId="6475EC78"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13</w:t>
            </w:r>
          </w:p>
        </w:tc>
        <w:tc>
          <w:tcPr>
            <w:tcW w:w="775" w:type="dxa"/>
            <w:tcBorders>
              <w:top w:val="nil"/>
              <w:left w:val="nil"/>
              <w:bottom w:val="nil"/>
              <w:right w:val="nil"/>
            </w:tcBorders>
            <w:shd w:val="clear" w:color="auto" w:fill="auto"/>
            <w:noWrap/>
            <w:hideMark/>
          </w:tcPr>
          <w:p w14:paraId="1AFDACC9"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0</w:t>
            </w:r>
          </w:p>
        </w:tc>
        <w:tc>
          <w:tcPr>
            <w:tcW w:w="388" w:type="dxa"/>
            <w:tcBorders>
              <w:top w:val="nil"/>
              <w:left w:val="nil"/>
              <w:bottom w:val="nil"/>
              <w:right w:val="single" w:sz="4" w:space="0" w:color="auto"/>
            </w:tcBorders>
            <w:shd w:val="clear" w:color="auto" w:fill="auto"/>
            <w:noWrap/>
            <w:hideMark/>
          </w:tcPr>
          <w:p w14:paraId="10DA51CC"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22</w:t>
            </w:r>
          </w:p>
        </w:tc>
        <w:tc>
          <w:tcPr>
            <w:tcW w:w="706" w:type="dxa"/>
            <w:tcBorders>
              <w:top w:val="nil"/>
              <w:left w:val="nil"/>
              <w:bottom w:val="nil"/>
              <w:right w:val="single" w:sz="4" w:space="0" w:color="auto"/>
            </w:tcBorders>
            <w:shd w:val="clear" w:color="auto" w:fill="auto"/>
            <w:noWrap/>
            <w:hideMark/>
          </w:tcPr>
          <w:p w14:paraId="2280AA1F"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544" w:type="dxa"/>
            <w:tcBorders>
              <w:top w:val="nil"/>
              <w:left w:val="nil"/>
              <w:bottom w:val="nil"/>
              <w:right w:val="nil"/>
            </w:tcBorders>
            <w:shd w:val="clear" w:color="auto" w:fill="auto"/>
            <w:noWrap/>
            <w:hideMark/>
          </w:tcPr>
          <w:p w14:paraId="3D0B24C7"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530" w:type="dxa"/>
            <w:tcBorders>
              <w:top w:val="nil"/>
              <w:left w:val="nil"/>
              <w:bottom w:val="nil"/>
              <w:right w:val="nil"/>
            </w:tcBorders>
            <w:shd w:val="clear" w:color="auto" w:fill="auto"/>
            <w:noWrap/>
            <w:hideMark/>
          </w:tcPr>
          <w:p w14:paraId="6F8EC500"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4</w:t>
            </w:r>
          </w:p>
        </w:tc>
        <w:tc>
          <w:tcPr>
            <w:tcW w:w="388" w:type="dxa"/>
            <w:tcBorders>
              <w:top w:val="nil"/>
              <w:left w:val="nil"/>
              <w:bottom w:val="nil"/>
              <w:right w:val="single" w:sz="4" w:space="0" w:color="auto"/>
            </w:tcBorders>
            <w:shd w:val="clear" w:color="auto" w:fill="auto"/>
            <w:noWrap/>
            <w:hideMark/>
          </w:tcPr>
          <w:p w14:paraId="5328819E"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8</w:t>
            </w:r>
          </w:p>
        </w:tc>
      </w:tr>
      <w:tr w:rsidR="005C4EC0" w:rsidRPr="0088414F" w14:paraId="6BB766FB" w14:textId="77777777" w:rsidTr="005C4EC0">
        <w:trPr>
          <w:trHeight w:val="320"/>
        </w:trPr>
        <w:tc>
          <w:tcPr>
            <w:tcW w:w="604" w:type="dxa"/>
            <w:tcBorders>
              <w:top w:val="nil"/>
              <w:left w:val="nil"/>
              <w:bottom w:val="nil"/>
              <w:right w:val="single" w:sz="4" w:space="0" w:color="auto"/>
            </w:tcBorders>
            <w:shd w:val="clear" w:color="auto" w:fill="auto"/>
            <w:noWrap/>
            <w:hideMark/>
          </w:tcPr>
          <w:p w14:paraId="547AC950" w14:textId="77777777" w:rsidR="00B864EB" w:rsidRPr="0088414F" w:rsidRDefault="00B864EB" w:rsidP="009C445A">
            <w:pP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SE</w:t>
            </w:r>
          </w:p>
        </w:tc>
        <w:tc>
          <w:tcPr>
            <w:tcW w:w="650" w:type="dxa"/>
            <w:tcBorders>
              <w:top w:val="nil"/>
              <w:left w:val="single" w:sz="4" w:space="0" w:color="auto"/>
              <w:bottom w:val="nil"/>
              <w:right w:val="single" w:sz="4" w:space="0" w:color="auto"/>
            </w:tcBorders>
            <w:shd w:val="clear" w:color="auto" w:fill="auto"/>
            <w:noWrap/>
            <w:hideMark/>
          </w:tcPr>
          <w:p w14:paraId="271EB05D"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661" w:type="dxa"/>
            <w:tcBorders>
              <w:top w:val="nil"/>
              <w:left w:val="nil"/>
              <w:bottom w:val="nil"/>
              <w:right w:val="nil"/>
            </w:tcBorders>
            <w:shd w:val="clear" w:color="auto" w:fill="auto"/>
            <w:noWrap/>
            <w:hideMark/>
          </w:tcPr>
          <w:p w14:paraId="5F60B2E1"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2</w:t>
            </w:r>
          </w:p>
        </w:tc>
        <w:tc>
          <w:tcPr>
            <w:tcW w:w="773" w:type="dxa"/>
            <w:tcBorders>
              <w:top w:val="nil"/>
              <w:left w:val="nil"/>
              <w:bottom w:val="nil"/>
              <w:right w:val="nil"/>
            </w:tcBorders>
            <w:shd w:val="clear" w:color="auto" w:fill="auto"/>
            <w:noWrap/>
            <w:hideMark/>
          </w:tcPr>
          <w:p w14:paraId="1BBB4C70"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9</w:t>
            </w:r>
          </w:p>
        </w:tc>
        <w:tc>
          <w:tcPr>
            <w:tcW w:w="775" w:type="dxa"/>
            <w:tcBorders>
              <w:top w:val="nil"/>
              <w:left w:val="nil"/>
              <w:bottom w:val="nil"/>
              <w:right w:val="nil"/>
            </w:tcBorders>
            <w:shd w:val="clear" w:color="auto" w:fill="auto"/>
            <w:noWrap/>
            <w:hideMark/>
          </w:tcPr>
          <w:p w14:paraId="7B703156"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6</w:t>
            </w:r>
          </w:p>
        </w:tc>
        <w:tc>
          <w:tcPr>
            <w:tcW w:w="388" w:type="dxa"/>
            <w:tcBorders>
              <w:top w:val="nil"/>
              <w:left w:val="nil"/>
              <w:bottom w:val="nil"/>
              <w:right w:val="single" w:sz="4" w:space="0" w:color="auto"/>
            </w:tcBorders>
            <w:shd w:val="clear" w:color="auto" w:fill="auto"/>
            <w:noWrap/>
            <w:hideMark/>
          </w:tcPr>
          <w:p w14:paraId="1A21A97B"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16</w:t>
            </w:r>
          </w:p>
        </w:tc>
        <w:tc>
          <w:tcPr>
            <w:tcW w:w="706" w:type="dxa"/>
            <w:tcBorders>
              <w:top w:val="nil"/>
              <w:left w:val="nil"/>
              <w:bottom w:val="nil"/>
              <w:right w:val="single" w:sz="4" w:space="0" w:color="auto"/>
            </w:tcBorders>
            <w:shd w:val="clear" w:color="auto" w:fill="auto"/>
            <w:noWrap/>
            <w:hideMark/>
          </w:tcPr>
          <w:p w14:paraId="186F8344"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c>
          <w:tcPr>
            <w:tcW w:w="544" w:type="dxa"/>
            <w:tcBorders>
              <w:top w:val="nil"/>
              <w:left w:val="nil"/>
              <w:bottom w:val="nil"/>
              <w:right w:val="nil"/>
            </w:tcBorders>
            <w:shd w:val="clear" w:color="auto" w:fill="auto"/>
            <w:noWrap/>
            <w:hideMark/>
          </w:tcPr>
          <w:p w14:paraId="090B884C"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13</w:t>
            </w:r>
          </w:p>
        </w:tc>
        <w:tc>
          <w:tcPr>
            <w:tcW w:w="530" w:type="dxa"/>
            <w:tcBorders>
              <w:top w:val="nil"/>
              <w:left w:val="nil"/>
              <w:bottom w:val="nil"/>
              <w:right w:val="nil"/>
            </w:tcBorders>
            <w:shd w:val="clear" w:color="auto" w:fill="auto"/>
            <w:noWrap/>
            <w:hideMark/>
          </w:tcPr>
          <w:p w14:paraId="1A786EC1"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6</w:t>
            </w:r>
          </w:p>
        </w:tc>
        <w:tc>
          <w:tcPr>
            <w:tcW w:w="388" w:type="dxa"/>
            <w:tcBorders>
              <w:top w:val="nil"/>
              <w:left w:val="nil"/>
              <w:bottom w:val="nil"/>
              <w:right w:val="single" w:sz="4" w:space="0" w:color="auto"/>
            </w:tcBorders>
            <w:shd w:val="clear" w:color="auto" w:fill="auto"/>
            <w:noWrap/>
            <w:hideMark/>
          </w:tcPr>
          <w:p w14:paraId="193D9CDC"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14</w:t>
            </w:r>
          </w:p>
        </w:tc>
      </w:tr>
      <w:tr w:rsidR="005C4EC0" w:rsidRPr="0088414F" w14:paraId="4FC12DF0" w14:textId="77777777" w:rsidTr="005C4EC0">
        <w:trPr>
          <w:trHeight w:val="320"/>
        </w:trPr>
        <w:tc>
          <w:tcPr>
            <w:tcW w:w="604" w:type="dxa"/>
            <w:tcBorders>
              <w:top w:val="nil"/>
              <w:left w:val="nil"/>
              <w:bottom w:val="nil"/>
              <w:right w:val="single" w:sz="4" w:space="0" w:color="auto"/>
            </w:tcBorders>
            <w:shd w:val="clear" w:color="auto" w:fill="auto"/>
            <w:noWrap/>
            <w:hideMark/>
          </w:tcPr>
          <w:p w14:paraId="75F69AD3" w14:textId="77777777" w:rsidR="00B864EB" w:rsidRPr="0088414F" w:rsidRDefault="00B864EB" w:rsidP="009C445A">
            <w:pPr>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CU/CO</w:t>
            </w:r>
          </w:p>
        </w:tc>
        <w:tc>
          <w:tcPr>
            <w:tcW w:w="650" w:type="dxa"/>
            <w:tcBorders>
              <w:top w:val="nil"/>
              <w:left w:val="single" w:sz="4" w:space="0" w:color="auto"/>
              <w:bottom w:val="single" w:sz="4" w:space="0" w:color="auto"/>
              <w:right w:val="single" w:sz="4" w:space="0" w:color="auto"/>
            </w:tcBorders>
            <w:shd w:val="clear" w:color="auto" w:fill="auto"/>
            <w:noWrap/>
            <w:hideMark/>
          </w:tcPr>
          <w:p w14:paraId="5A34CE5E"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4</w:t>
            </w:r>
          </w:p>
        </w:tc>
        <w:tc>
          <w:tcPr>
            <w:tcW w:w="661" w:type="dxa"/>
            <w:tcBorders>
              <w:top w:val="nil"/>
              <w:left w:val="nil"/>
              <w:bottom w:val="single" w:sz="4" w:space="0" w:color="auto"/>
              <w:right w:val="nil"/>
            </w:tcBorders>
            <w:shd w:val="clear" w:color="auto" w:fill="auto"/>
            <w:noWrap/>
            <w:hideMark/>
          </w:tcPr>
          <w:p w14:paraId="36DDBF78"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8</w:t>
            </w:r>
          </w:p>
        </w:tc>
        <w:tc>
          <w:tcPr>
            <w:tcW w:w="773" w:type="dxa"/>
            <w:tcBorders>
              <w:top w:val="nil"/>
              <w:left w:val="nil"/>
              <w:bottom w:val="single" w:sz="4" w:space="0" w:color="auto"/>
              <w:right w:val="nil"/>
            </w:tcBorders>
            <w:shd w:val="clear" w:color="auto" w:fill="auto"/>
            <w:noWrap/>
            <w:hideMark/>
          </w:tcPr>
          <w:p w14:paraId="740737D5"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8</w:t>
            </w:r>
          </w:p>
        </w:tc>
        <w:tc>
          <w:tcPr>
            <w:tcW w:w="775" w:type="dxa"/>
            <w:tcBorders>
              <w:top w:val="nil"/>
              <w:left w:val="nil"/>
              <w:bottom w:val="single" w:sz="4" w:space="0" w:color="auto"/>
              <w:right w:val="nil"/>
            </w:tcBorders>
            <w:shd w:val="clear" w:color="auto" w:fill="auto"/>
            <w:noWrap/>
            <w:hideMark/>
          </w:tcPr>
          <w:p w14:paraId="53F5CD08"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w:t>
            </w:r>
          </w:p>
        </w:tc>
        <w:tc>
          <w:tcPr>
            <w:tcW w:w="388" w:type="dxa"/>
            <w:tcBorders>
              <w:top w:val="nil"/>
              <w:left w:val="nil"/>
              <w:bottom w:val="single" w:sz="4" w:space="0" w:color="auto"/>
              <w:right w:val="single" w:sz="4" w:space="0" w:color="auto"/>
            </w:tcBorders>
            <w:shd w:val="clear" w:color="auto" w:fill="auto"/>
            <w:noWrap/>
            <w:hideMark/>
          </w:tcPr>
          <w:p w14:paraId="17C7800E"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15</w:t>
            </w:r>
          </w:p>
        </w:tc>
        <w:tc>
          <w:tcPr>
            <w:tcW w:w="706" w:type="dxa"/>
            <w:tcBorders>
              <w:top w:val="nil"/>
              <w:left w:val="nil"/>
              <w:bottom w:val="single" w:sz="4" w:space="0" w:color="auto"/>
              <w:right w:val="single" w:sz="4" w:space="0" w:color="auto"/>
            </w:tcBorders>
            <w:shd w:val="clear" w:color="auto" w:fill="auto"/>
            <w:noWrap/>
            <w:hideMark/>
          </w:tcPr>
          <w:p w14:paraId="5B884BE3"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544" w:type="dxa"/>
            <w:tcBorders>
              <w:top w:val="nil"/>
              <w:left w:val="nil"/>
              <w:bottom w:val="single" w:sz="4" w:space="0" w:color="auto"/>
              <w:right w:val="nil"/>
            </w:tcBorders>
            <w:shd w:val="clear" w:color="auto" w:fill="auto"/>
            <w:noWrap/>
            <w:hideMark/>
          </w:tcPr>
          <w:p w14:paraId="16D42327"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3</w:t>
            </w:r>
          </w:p>
        </w:tc>
        <w:tc>
          <w:tcPr>
            <w:tcW w:w="530" w:type="dxa"/>
            <w:tcBorders>
              <w:top w:val="nil"/>
              <w:left w:val="nil"/>
              <w:bottom w:val="single" w:sz="4" w:space="0" w:color="auto"/>
              <w:right w:val="nil"/>
            </w:tcBorders>
            <w:shd w:val="clear" w:color="auto" w:fill="auto"/>
            <w:noWrap/>
            <w:hideMark/>
          </w:tcPr>
          <w:p w14:paraId="635540EB"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5</w:t>
            </w:r>
          </w:p>
        </w:tc>
        <w:tc>
          <w:tcPr>
            <w:tcW w:w="388" w:type="dxa"/>
            <w:tcBorders>
              <w:top w:val="nil"/>
              <w:left w:val="nil"/>
              <w:bottom w:val="single" w:sz="4" w:space="0" w:color="auto"/>
              <w:right w:val="single" w:sz="4" w:space="0" w:color="auto"/>
            </w:tcBorders>
            <w:shd w:val="clear" w:color="auto" w:fill="auto"/>
            <w:noWrap/>
            <w:hideMark/>
          </w:tcPr>
          <w:p w14:paraId="58A86896" w14:textId="77777777" w:rsidR="00B864EB" w:rsidRPr="0088414F" w:rsidRDefault="00B864EB" w:rsidP="009C445A">
            <w:pPr>
              <w:jc w:val="right"/>
              <w:rPr>
                <w:rFonts w:ascii="Aptos Narrow" w:eastAsia="Times New Roman" w:hAnsi="Aptos Narrow" w:cs="Times New Roman"/>
                <w:color w:val="000000"/>
                <w:kern w:val="0"/>
                <w:sz w:val="10"/>
                <w:szCs w:val="10"/>
                <w14:ligatures w14:val="none"/>
              </w:rPr>
            </w:pPr>
            <w:r w:rsidRPr="0088414F">
              <w:rPr>
                <w:rFonts w:ascii="Aptos Narrow" w:eastAsia="Times New Roman" w:hAnsi="Aptos Narrow" w:cs="Times New Roman"/>
                <w:color w:val="000000"/>
                <w:kern w:val="0"/>
                <w:sz w:val="10"/>
                <w:szCs w:val="10"/>
                <w14:ligatures w14:val="none"/>
              </w:rPr>
              <w:t>7</w:t>
            </w:r>
          </w:p>
        </w:tc>
      </w:tr>
    </w:tbl>
    <w:p w14:paraId="02DE231F" w14:textId="68E9DDDA" w:rsidR="00573CA7" w:rsidRDefault="00573CA7" w:rsidP="006C3744">
      <w:pPr>
        <w:pStyle w:val="Caption"/>
        <w:jc w:val="center"/>
        <w:rPr>
          <w:ins w:id="10" w:author="Henrik Frisk" w:date="2025-01-28T16:02:00Z" w16du:dateUtc="2025-01-28T15:02:00Z"/>
        </w:rPr>
      </w:pPr>
    </w:p>
    <w:p w14:paraId="6EF0F645" w14:textId="77777777" w:rsidR="00573CA7" w:rsidRDefault="00573CA7">
      <w:pPr>
        <w:rPr>
          <w:ins w:id="11" w:author="Henrik Frisk" w:date="2025-01-28T16:02:00Z" w16du:dateUtc="2025-01-28T15:02:00Z"/>
          <w:i/>
          <w:iCs/>
          <w:color w:val="0E2841" w:themeColor="text2"/>
          <w:sz w:val="18"/>
          <w:szCs w:val="18"/>
        </w:rPr>
      </w:pPr>
      <w:ins w:id="12" w:author="Henrik Frisk" w:date="2025-01-28T16:02:00Z" w16du:dateUtc="2025-01-28T15:02:00Z">
        <w:r>
          <w:br w:type="page"/>
        </w:r>
      </w:ins>
    </w:p>
    <w:p w14:paraId="0C7468EC" w14:textId="77777777" w:rsidR="0088414F" w:rsidRDefault="0088414F" w:rsidP="006C3744">
      <w:pPr>
        <w:pStyle w:val="Caption"/>
        <w:jc w:val="center"/>
      </w:pPr>
    </w:p>
    <w:tbl>
      <w:tblPr>
        <w:tblW w:w="5789" w:type="dxa"/>
        <w:tblLook w:val="04A0" w:firstRow="1" w:lastRow="0" w:firstColumn="1" w:lastColumn="0" w:noHBand="0" w:noVBand="1"/>
      </w:tblPr>
      <w:tblGrid>
        <w:gridCol w:w="762"/>
        <w:gridCol w:w="855"/>
        <w:gridCol w:w="844"/>
        <w:gridCol w:w="764"/>
        <w:gridCol w:w="1147"/>
        <w:gridCol w:w="774"/>
        <w:gridCol w:w="643"/>
      </w:tblGrid>
      <w:tr w:rsidR="006F6483" w:rsidRPr="0088414F" w14:paraId="7C749F25" w14:textId="77777777" w:rsidTr="006F6483">
        <w:trPr>
          <w:trHeight w:val="320"/>
        </w:trPr>
        <w:tc>
          <w:tcPr>
            <w:tcW w:w="762" w:type="dxa"/>
            <w:tcBorders>
              <w:top w:val="nil"/>
              <w:left w:val="nil"/>
              <w:bottom w:val="nil"/>
              <w:right w:val="nil"/>
            </w:tcBorders>
            <w:shd w:val="clear" w:color="auto" w:fill="auto"/>
            <w:noWrap/>
            <w:hideMark/>
          </w:tcPr>
          <w:p w14:paraId="2D9484D4" w14:textId="77777777" w:rsidR="006F6483" w:rsidRPr="0088414F" w:rsidRDefault="006F6483" w:rsidP="0088414F">
            <w:pPr>
              <w:rPr>
                <w:rFonts w:ascii="Times New Roman" w:eastAsia="Times New Roman" w:hAnsi="Times New Roman" w:cs="Times New Roman"/>
                <w:kern w:val="0"/>
                <w:sz w:val="11"/>
                <w:szCs w:val="11"/>
                <w14:ligatures w14:val="none"/>
              </w:rPr>
            </w:pPr>
          </w:p>
        </w:tc>
        <w:tc>
          <w:tcPr>
            <w:tcW w:w="5027" w:type="dxa"/>
            <w:gridSpan w:val="6"/>
            <w:tcBorders>
              <w:top w:val="single" w:sz="4" w:space="0" w:color="auto"/>
              <w:left w:val="single" w:sz="4" w:space="0" w:color="auto"/>
              <w:bottom w:val="single" w:sz="4" w:space="0" w:color="auto"/>
              <w:right w:val="single" w:sz="4" w:space="0" w:color="000000"/>
            </w:tcBorders>
            <w:shd w:val="clear" w:color="000000" w:fill="4D93D9"/>
            <w:noWrap/>
            <w:hideMark/>
          </w:tcPr>
          <w:p w14:paraId="35B8885E"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5E362B">
              <w:rPr>
                <w:rFonts w:ascii="Aptos Narrow" w:eastAsia="Times New Roman" w:hAnsi="Aptos Narrow" w:cs="Times New Roman"/>
                <w:color w:val="000000"/>
                <w:kern w:val="0"/>
                <w:sz w:val="16"/>
                <w:szCs w:val="16"/>
                <w14:ligatures w14:val="none"/>
              </w:rPr>
              <w:t>Reference position</w:t>
            </w:r>
          </w:p>
        </w:tc>
      </w:tr>
      <w:tr w:rsidR="006F6483" w:rsidRPr="0088414F" w14:paraId="0B8051CB" w14:textId="77777777" w:rsidTr="005E362B">
        <w:trPr>
          <w:trHeight w:val="320"/>
        </w:trPr>
        <w:tc>
          <w:tcPr>
            <w:tcW w:w="762" w:type="dxa"/>
            <w:tcBorders>
              <w:top w:val="nil"/>
              <w:left w:val="nil"/>
              <w:bottom w:val="nil"/>
              <w:right w:val="nil"/>
            </w:tcBorders>
            <w:shd w:val="clear" w:color="auto" w:fill="auto"/>
            <w:noWrap/>
            <w:hideMark/>
          </w:tcPr>
          <w:p w14:paraId="210A3685" w14:textId="77777777" w:rsidR="006F6483" w:rsidRPr="0088414F" w:rsidRDefault="006F6483" w:rsidP="0088414F">
            <w:pPr>
              <w:rPr>
                <w:rFonts w:ascii="Times New Roman" w:eastAsia="Times New Roman" w:hAnsi="Times New Roman" w:cs="Times New Roman"/>
                <w:kern w:val="0"/>
                <w:sz w:val="11"/>
                <w:szCs w:val="11"/>
                <w14:ligatures w14:val="none"/>
              </w:rPr>
            </w:pPr>
          </w:p>
        </w:tc>
        <w:tc>
          <w:tcPr>
            <w:tcW w:w="2463" w:type="dxa"/>
            <w:gridSpan w:val="3"/>
            <w:tcBorders>
              <w:top w:val="single" w:sz="4" w:space="0" w:color="auto"/>
              <w:left w:val="single" w:sz="4" w:space="0" w:color="auto"/>
              <w:bottom w:val="single" w:sz="4" w:space="0" w:color="auto"/>
              <w:right w:val="single" w:sz="4" w:space="0" w:color="000000"/>
            </w:tcBorders>
            <w:shd w:val="clear" w:color="auto" w:fill="A5C9EB" w:themeFill="text2" w:themeFillTint="40"/>
            <w:noWrap/>
            <w:hideMark/>
          </w:tcPr>
          <w:p w14:paraId="1FDA4B55" w14:textId="77777777" w:rsidR="006F6483" w:rsidRPr="005E362B" w:rsidRDefault="006F6483" w:rsidP="0088414F">
            <w:pPr>
              <w:jc w:val="center"/>
              <w:rPr>
                <w:rFonts w:ascii="Aptos Narrow" w:eastAsia="Times New Roman" w:hAnsi="Aptos Narrow" w:cs="Times New Roman"/>
                <w:color w:val="000000"/>
                <w:kern w:val="0"/>
                <w:sz w:val="13"/>
                <w:szCs w:val="13"/>
                <w14:ligatures w14:val="none"/>
              </w:rPr>
            </w:pPr>
            <w:r w:rsidRPr="005E362B">
              <w:rPr>
                <w:rFonts w:ascii="Aptos Narrow" w:eastAsia="Times New Roman" w:hAnsi="Aptos Narrow" w:cs="Times New Roman"/>
                <w:color w:val="000000"/>
                <w:kern w:val="0"/>
                <w:sz w:val="13"/>
                <w:szCs w:val="13"/>
                <w14:ligatures w14:val="none"/>
              </w:rPr>
              <w:t>Quality of spatial image</w:t>
            </w:r>
          </w:p>
        </w:tc>
        <w:tc>
          <w:tcPr>
            <w:tcW w:w="2564" w:type="dxa"/>
            <w:gridSpan w:val="3"/>
            <w:tcBorders>
              <w:top w:val="single" w:sz="4" w:space="0" w:color="auto"/>
              <w:left w:val="nil"/>
              <w:bottom w:val="single" w:sz="4" w:space="0" w:color="auto"/>
              <w:right w:val="single" w:sz="4" w:space="0" w:color="000000"/>
            </w:tcBorders>
            <w:shd w:val="clear" w:color="auto" w:fill="A5C9EB" w:themeFill="text2" w:themeFillTint="40"/>
            <w:noWrap/>
            <w:hideMark/>
          </w:tcPr>
          <w:p w14:paraId="1488CC81" w14:textId="77777777" w:rsidR="006F6483" w:rsidRPr="005E362B" w:rsidRDefault="006F6483" w:rsidP="0088414F">
            <w:pPr>
              <w:jc w:val="center"/>
              <w:rPr>
                <w:rFonts w:ascii="Aptos Narrow" w:eastAsia="Times New Roman" w:hAnsi="Aptos Narrow" w:cs="Times New Roman"/>
                <w:color w:val="000000"/>
                <w:kern w:val="0"/>
                <w:sz w:val="13"/>
                <w:szCs w:val="13"/>
                <w14:ligatures w14:val="none"/>
              </w:rPr>
            </w:pPr>
            <w:r w:rsidRPr="005E362B">
              <w:rPr>
                <w:rFonts w:ascii="Aptos Narrow" w:eastAsia="Times New Roman" w:hAnsi="Aptos Narrow" w:cs="Times New Roman"/>
                <w:color w:val="000000"/>
                <w:kern w:val="0"/>
                <w:sz w:val="13"/>
                <w:szCs w:val="13"/>
                <w14:ligatures w14:val="none"/>
              </w:rPr>
              <w:t>Representativeness</w:t>
            </w:r>
          </w:p>
        </w:tc>
      </w:tr>
      <w:tr w:rsidR="005E362B" w:rsidRPr="0088414F" w14:paraId="0671F12E" w14:textId="77777777" w:rsidTr="005E362B">
        <w:trPr>
          <w:trHeight w:val="435"/>
        </w:trPr>
        <w:tc>
          <w:tcPr>
            <w:tcW w:w="762" w:type="dxa"/>
            <w:tcBorders>
              <w:top w:val="nil"/>
              <w:left w:val="nil"/>
              <w:bottom w:val="nil"/>
              <w:right w:val="nil"/>
            </w:tcBorders>
            <w:shd w:val="clear" w:color="auto" w:fill="auto"/>
            <w:noWrap/>
            <w:hideMark/>
          </w:tcPr>
          <w:p w14:paraId="54CE9F41" w14:textId="22A93E1D" w:rsidR="006F6483" w:rsidRPr="0088414F" w:rsidRDefault="006F6483" w:rsidP="0088414F">
            <w:pPr>
              <w:rPr>
                <w:rFonts w:ascii="Aptos Narrow" w:eastAsia="Times New Roman" w:hAnsi="Aptos Narrow" w:cs="Times New Roman"/>
                <w:color w:val="000000"/>
                <w:kern w:val="0"/>
                <w:sz w:val="11"/>
                <w:szCs w:val="11"/>
                <w14:ligatures w14:val="none"/>
              </w:rPr>
            </w:pPr>
          </w:p>
        </w:tc>
        <w:tc>
          <w:tcPr>
            <w:tcW w:w="855" w:type="dxa"/>
            <w:tcBorders>
              <w:top w:val="nil"/>
              <w:left w:val="single" w:sz="4" w:space="0" w:color="auto"/>
              <w:bottom w:val="nil"/>
              <w:right w:val="nil"/>
            </w:tcBorders>
            <w:shd w:val="clear" w:color="auto" w:fill="DAE9F7" w:themeFill="text2" w:themeFillTint="1A"/>
            <w:hideMark/>
          </w:tcPr>
          <w:p w14:paraId="15C05788"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Layers/depth</w:t>
            </w:r>
          </w:p>
        </w:tc>
        <w:tc>
          <w:tcPr>
            <w:tcW w:w="844" w:type="dxa"/>
            <w:tcBorders>
              <w:top w:val="nil"/>
              <w:left w:val="nil"/>
              <w:bottom w:val="nil"/>
              <w:right w:val="nil"/>
            </w:tcBorders>
            <w:shd w:val="clear" w:color="auto" w:fill="DAE9F7" w:themeFill="text2" w:themeFillTint="1A"/>
            <w:hideMark/>
          </w:tcPr>
          <w:p w14:paraId="0EEACADC"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Readability</w:t>
            </w:r>
          </w:p>
        </w:tc>
        <w:tc>
          <w:tcPr>
            <w:tcW w:w="764" w:type="dxa"/>
            <w:tcBorders>
              <w:top w:val="nil"/>
              <w:left w:val="nil"/>
              <w:bottom w:val="nil"/>
              <w:right w:val="single" w:sz="4" w:space="0" w:color="auto"/>
            </w:tcBorders>
            <w:shd w:val="clear" w:color="auto" w:fill="DAE9F7" w:themeFill="text2" w:themeFillTint="1A"/>
            <w:hideMark/>
          </w:tcPr>
          <w:p w14:paraId="60751437"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w:t>
            </w:r>
          </w:p>
        </w:tc>
        <w:tc>
          <w:tcPr>
            <w:tcW w:w="1147" w:type="dxa"/>
            <w:tcBorders>
              <w:top w:val="nil"/>
              <w:left w:val="nil"/>
              <w:bottom w:val="nil"/>
              <w:right w:val="nil"/>
            </w:tcBorders>
            <w:shd w:val="clear" w:color="auto" w:fill="DAE9F7" w:themeFill="text2" w:themeFillTint="1A"/>
            <w:hideMark/>
          </w:tcPr>
          <w:p w14:paraId="069567F6"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Representativeness</w:t>
            </w:r>
          </w:p>
        </w:tc>
        <w:tc>
          <w:tcPr>
            <w:tcW w:w="774" w:type="dxa"/>
            <w:tcBorders>
              <w:top w:val="nil"/>
              <w:left w:val="nil"/>
              <w:bottom w:val="nil"/>
              <w:right w:val="nil"/>
            </w:tcBorders>
            <w:shd w:val="clear" w:color="auto" w:fill="DAE9F7" w:themeFill="text2" w:themeFillTint="1A"/>
            <w:hideMark/>
          </w:tcPr>
          <w:p w14:paraId="2CC20403"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Impossibility</w:t>
            </w:r>
          </w:p>
        </w:tc>
        <w:tc>
          <w:tcPr>
            <w:tcW w:w="643" w:type="dxa"/>
            <w:tcBorders>
              <w:top w:val="nil"/>
              <w:left w:val="nil"/>
              <w:bottom w:val="nil"/>
              <w:right w:val="single" w:sz="4" w:space="0" w:color="auto"/>
            </w:tcBorders>
            <w:shd w:val="clear" w:color="auto" w:fill="DAE9F7" w:themeFill="text2" w:themeFillTint="1A"/>
            <w:hideMark/>
          </w:tcPr>
          <w:p w14:paraId="2A20B10C" w14:textId="77777777" w:rsidR="006F6483" w:rsidRPr="0088414F" w:rsidRDefault="006F6483" w:rsidP="0088414F">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w:t>
            </w:r>
          </w:p>
        </w:tc>
      </w:tr>
      <w:tr w:rsidR="006F6483" w:rsidRPr="0088414F" w14:paraId="1B51F511" w14:textId="77777777" w:rsidTr="006F6483">
        <w:trPr>
          <w:trHeight w:val="320"/>
        </w:trPr>
        <w:tc>
          <w:tcPr>
            <w:tcW w:w="762" w:type="dxa"/>
            <w:tcBorders>
              <w:top w:val="nil"/>
              <w:left w:val="nil"/>
              <w:bottom w:val="nil"/>
              <w:right w:val="nil"/>
            </w:tcBorders>
            <w:shd w:val="clear" w:color="auto" w:fill="auto"/>
            <w:noWrap/>
            <w:hideMark/>
          </w:tcPr>
          <w:p w14:paraId="5C3E1EBE" w14:textId="77777777" w:rsidR="006F6483" w:rsidRPr="0088414F" w:rsidRDefault="006F6483" w:rsidP="0088414F">
            <w:pP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SA</w:t>
            </w:r>
          </w:p>
        </w:tc>
        <w:tc>
          <w:tcPr>
            <w:tcW w:w="855" w:type="dxa"/>
            <w:tcBorders>
              <w:top w:val="nil"/>
              <w:left w:val="single" w:sz="4" w:space="0" w:color="auto"/>
              <w:bottom w:val="nil"/>
              <w:right w:val="nil"/>
            </w:tcBorders>
            <w:shd w:val="clear" w:color="auto" w:fill="auto"/>
            <w:noWrap/>
            <w:hideMark/>
          </w:tcPr>
          <w:p w14:paraId="562E3F3B"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2</w:t>
            </w:r>
          </w:p>
        </w:tc>
        <w:tc>
          <w:tcPr>
            <w:tcW w:w="844" w:type="dxa"/>
            <w:tcBorders>
              <w:top w:val="nil"/>
              <w:left w:val="nil"/>
              <w:bottom w:val="nil"/>
              <w:right w:val="nil"/>
            </w:tcBorders>
            <w:shd w:val="clear" w:color="auto" w:fill="auto"/>
            <w:noWrap/>
            <w:hideMark/>
          </w:tcPr>
          <w:p w14:paraId="473C9CF7"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10</w:t>
            </w:r>
          </w:p>
        </w:tc>
        <w:tc>
          <w:tcPr>
            <w:tcW w:w="764" w:type="dxa"/>
            <w:tcBorders>
              <w:top w:val="nil"/>
              <w:left w:val="nil"/>
              <w:bottom w:val="nil"/>
              <w:right w:val="single" w:sz="4" w:space="0" w:color="auto"/>
            </w:tcBorders>
            <w:shd w:val="clear" w:color="auto" w:fill="auto"/>
            <w:noWrap/>
            <w:hideMark/>
          </w:tcPr>
          <w:p w14:paraId="7B5E8419"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11</w:t>
            </w:r>
          </w:p>
        </w:tc>
        <w:tc>
          <w:tcPr>
            <w:tcW w:w="1147" w:type="dxa"/>
            <w:tcBorders>
              <w:top w:val="nil"/>
              <w:left w:val="nil"/>
              <w:bottom w:val="nil"/>
              <w:right w:val="nil"/>
            </w:tcBorders>
            <w:shd w:val="clear" w:color="auto" w:fill="auto"/>
            <w:noWrap/>
            <w:hideMark/>
          </w:tcPr>
          <w:p w14:paraId="73FEA126"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4</w:t>
            </w:r>
          </w:p>
        </w:tc>
        <w:tc>
          <w:tcPr>
            <w:tcW w:w="774" w:type="dxa"/>
            <w:tcBorders>
              <w:top w:val="nil"/>
              <w:left w:val="nil"/>
              <w:bottom w:val="nil"/>
              <w:right w:val="nil"/>
            </w:tcBorders>
            <w:shd w:val="clear" w:color="auto" w:fill="auto"/>
            <w:noWrap/>
            <w:hideMark/>
          </w:tcPr>
          <w:p w14:paraId="0A792891"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w:t>
            </w:r>
          </w:p>
        </w:tc>
        <w:tc>
          <w:tcPr>
            <w:tcW w:w="643" w:type="dxa"/>
            <w:tcBorders>
              <w:top w:val="nil"/>
              <w:left w:val="nil"/>
              <w:bottom w:val="nil"/>
              <w:right w:val="single" w:sz="4" w:space="0" w:color="auto"/>
            </w:tcBorders>
            <w:shd w:val="clear" w:color="auto" w:fill="auto"/>
            <w:noWrap/>
            <w:hideMark/>
          </w:tcPr>
          <w:p w14:paraId="6515FC98"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5</w:t>
            </w:r>
          </w:p>
        </w:tc>
      </w:tr>
      <w:tr w:rsidR="006F6483" w:rsidRPr="0088414F" w14:paraId="0AC3487A" w14:textId="77777777" w:rsidTr="006F6483">
        <w:trPr>
          <w:trHeight w:val="320"/>
        </w:trPr>
        <w:tc>
          <w:tcPr>
            <w:tcW w:w="762" w:type="dxa"/>
            <w:tcBorders>
              <w:top w:val="nil"/>
              <w:left w:val="nil"/>
              <w:bottom w:val="nil"/>
              <w:right w:val="nil"/>
            </w:tcBorders>
            <w:shd w:val="clear" w:color="auto" w:fill="auto"/>
            <w:noWrap/>
            <w:hideMark/>
          </w:tcPr>
          <w:p w14:paraId="32334F57" w14:textId="77777777" w:rsidR="006F6483" w:rsidRPr="0088414F" w:rsidRDefault="006F6483" w:rsidP="0088414F">
            <w:pP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SE</w:t>
            </w:r>
          </w:p>
        </w:tc>
        <w:tc>
          <w:tcPr>
            <w:tcW w:w="855" w:type="dxa"/>
            <w:tcBorders>
              <w:top w:val="nil"/>
              <w:left w:val="single" w:sz="4" w:space="0" w:color="auto"/>
              <w:bottom w:val="nil"/>
              <w:right w:val="nil"/>
            </w:tcBorders>
            <w:shd w:val="clear" w:color="auto" w:fill="auto"/>
            <w:noWrap/>
            <w:hideMark/>
          </w:tcPr>
          <w:p w14:paraId="75777EFD"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0</w:t>
            </w:r>
          </w:p>
        </w:tc>
        <w:tc>
          <w:tcPr>
            <w:tcW w:w="844" w:type="dxa"/>
            <w:tcBorders>
              <w:top w:val="nil"/>
              <w:left w:val="nil"/>
              <w:bottom w:val="nil"/>
              <w:right w:val="nil"/>
            </w:tcBorders>
            <w:shd w:val="clear" w:color="auto" w:fill="auto"/>
            <w:noWrap/>
            <w:hideMark/>
          </w:tcPr>
          <w:p w14:paraId="044FAD92"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5</w:t>
            </w:r>
          </w:p>
        </w:tc>
        <w:tc>
          <w:tcPr>
            <w:tcW w:w="764" w:type="dxa"/>
            <w:tcBorders>
              <w:top w:val="nil"/>
              <w:left w:val="nil"/>
              <w:bottom w:val="nil"/>
              <w:right w:val="single" w:sz="4" w:space="0" w:color="auto"/>
            </w:tcBorders>
            <w:shd w:val="clear" w:color="auto" w:fill="auto"/>
            <w:noWrap/>
            <w:hideMark/>
          </w:tcPr>
          <w:p w14:paraId="7FC25EAD"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5</w:t>
            </w:r>
          </w:p>
        </w:tc>
        <w:tc>
          <w:tcPr>
            <w:tcW w:w="1147" w:type="dxa"/>
            <w:tcBorders>
              <w:top w:val="nil"/>
              <w:left w:val="nil"/>
              <w:bottom w:val="nil"/>
              <w:right w:val="nil"/>
            </w:tcBorders>
            <w:shd w:val="clear" w:color="auto" w:fill="auto"/>
            <w:noWrap/>
            <w:hideMark/>
          </w:tcPr>
          <w:p w14:paraId="5EB70C3B"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3</w:t>
            </w:r>
          </w:p>
        </w:tc>
        <w:tc>
          <w:tcPr>
            <w:tcW w:w="774" w:type="dxa"/>
            <w:tcBorders>
              <w:top w:val="nil"/>
              <w:left w:val="nil"/>
              <w:bottom w:val="nil"/>
              <w:right w:val="nil"/>
            </w:tcBorders>
            <w:shd w:val="clear" w:color="auto" w:fill="auto"/>
            <w:noWrap/>
            <w:hideMark/>
          </w:tcPr>
          <w:p w14:paraId="2F5D172A"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w:t>
            </w:r>
          </w:p>
        </w:tc>
        <w:tc>
          <w:tcPr>
            <w:tcW w:w="643" w:type="dxa"/>
            <w:tcBorders>
              <w:top w:val="nil"/>
              <w:left w:val="nil"/>
              <w:bottom w:val="nil"/>
              <w:right w:val="single" w:sz="4" w:space="0" w:color="auto"/>
            </w:tcBorders>
            <w:shd w:val="clear" w:color="auto" w:fill="auto"/>
            <w:noWrap/>
            <w:hideMark/>
          </w:tcPr>
          <w:p w14:paraId="214E7708"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4</w:t>
            </w:r>
          </w:p>
        </w:tc>
      </w:tr>
      <w:tr w:rsidR="006F6483" w:rsidRPr="0088414F" w14:paraId="5FA46699" w14:textId="77777777" w:rsidTr="006F6483">
        <w:trPr>
          <w:trHeight w:val="320"/>
        </w:trPr>
        <w:tc>
          <w:tcPr>
            <w:tcW w:w="762" w:type="dxa"/>
            <w:tcBorders>
              <w:top w:val="nil"/>
              <w:left w:val="nil"/>
              <w:bottom w:val="nil"/>
              <w:right w:val="nil"/>
            </w:tcBorders>
            <w:shd w:val="clear" w:color="auto" w:fill="auto"/>
            <w:noWrap/>
            <w:hideMark/>
          </w:tcPr>
          <w:p w14:paraId="00C01F01" w14:textId="77777777" w:rsidR="006F6483" w:rsidRPr="0088414F" w:rsidRDefault="006F6483" w:rsidP="0088414F">
            <w:pP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CU/CO</w:t>
            </w:r>
          </w:p>
        </w:tc>
        <w:tc>
          <w:tcPr>
            <w:tcW w:w="855" w:type="dxa"/>
            <w:tcBorders>
              <w:top w:val="nil"/>
              <w:left w:val="single" w:sz="4" w:space="0" w:color="auto"/>
              <w:bottom w:val="single" w:sz="4" w:space="0" w:color="auto"/>
              <w:right w:val="nil"/>
            </w:tcBorders>
            <w:shd w:val="clear" w:color="auto" w:fill="auto"/>
            <w:noWrap/>
            <w:hideMark/>
          </w:tcPr>
          <w:p w14:paraId="6572230E"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2</w:t>
            </w:r>
          </w:p>
        </w:tc>
        <w:tc>
          <w:tcPr>
            <w:tcW w:w="844" w:type="dxa"/>
            <w:tcBorders>
              <w:top w:val="nil"/>
              <w:left w:val="nil"/>
              <w:bottom w:val="single" w:sz="4" w:space="0" w:color="auto"/>
              <w:right w:val="nil"/>
            </w:tcBorders>
            <w:shd w:val="clear" w:color="auto" w:fill="auto"/>
            <w:noWrap/>
            <w:hideMark/>
          </w:tcPr>
          <w:p w14:paraId="66B7CB0B"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2</w:t>
            </w:r>
          </w:p>
        </w:tc>
        <w:tc>
          <w:tcPr>
            <w:tcW w:w="764" w:type="dxa"/>
            <w:tcBorders>
              <w:top w:val="nil"/>
              <w:left w:val="nil"/>
              <w:bottom w:val="single" w:sz="4" w:space="0" w:color="auto"/>
              <w:right w:val="single" w:sz="4" w:space="0" w:color="auto"/>
            </w:tcBorders>
            <w:shd w:val="clear" w:color="auto" w:fill="auto"/>
            <w:noWrap/>
            <w:hideMark/>
          </w:tcPr>
          <w:p w14:paraId="33F54D13"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4</w:t>
            </w:r>
          </w:p>
        </w:tc>
        <w:tc>
          <w:tcPr>
            <w:tcW w:w="1147" w:type="dxa"/>
            <w:tcBorders>
              <w:top w:val="nil"/>
              <w:left w:val="nil"/>
              <w:bottom w:val="single" w:sz="4" w:space="0" w:color="auto"/>
              <w:right w:val="nil"/>
            </w:tcBorders>
            <w:shd w:val="clear" w:color="auto" w:fill="auto"/>
            <w:noWrap/>
            <w:hideMark/>
          </w:tcPr>
          <w:p w14:paraId="649A90D7"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2</w:t>
            </w:r>
          </w:p>
        </w:tc>
        <w:tc>
          <w:tcPr>
            <w:tcW w:w="774" w:type="dxa"/>
            <w:tcBorders>
              <w:top w:val="nil"/>
              <w:left w:val="nil"/>
              <w:bottom w:val="single" w:sz="4" w:space="0" w:color="auto"/>
              <w:right w:val="nil"/>
            </w:tcBorders>
            <w:shd w:val="clear" w:color="auto" w:fill="auto"/>
            <w:noWrap/>
            <w:hideMark/>
          </w:tcPr>
          <w:p w14:paraId="18B37820"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0</w:t>
            </w:r>
          </w:p>
        </w:tc>
        <w:tc>
          <w:tcPr>
            <w:tcW w:w="643" w:type="dxa"/>
            <w:tcBorders>
              <w:top w:val="nil"/>
              <w:left w:val="nil"/>
              <w:bottom w:val="single" w:sz="4" w:space="0" w:color="auto"/>
              <w:right w:val="single" w:sz="4" w:space="0" w:color="auto"/>
            </w:tcBorders>
            <w:shd w:val="clear" w:color="auto" w:fill="auto"/>
            <w:noWrap/>
            <w:hideMark/>
          </w:tcPr>
          <w:p w14:paraId="38142C4E" w14:textId="77777777" w:rsidR="006F6483" w:rsidRPr="0088414F" w:rsidRDefault="006F6483" w:rsidP="0088414F">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2</w:t>
            </w:r>
          </w:p>
        </w:tc>
      </w:tr>
    </w:tbl>
    <w:p w14:paraId="5FBE233B" w14:textId="77777777" w:rsidR="0088414F" w:rsidRDefault="0088414F" w:rsidP="0088414F"/>
    <w:tbl>
      <w:tblPr>
        <w:tblW w:w="4333" w:type="dxa"/>
        <w:tblLook w:val="04A0" w:firstRow="1" w:lastRow="0" w:firstColumn="1" w:lastColumn="0" w:noHBand="0" w:noVBand="1"/>
      </w:tblPr>
      <w:tblGrid>
        <w:gridCol w:w="762"/>
        <w:gridCol w:w="966"/>
        <w:gridCol w:w="946"/>
        <w:gridCol w:w="895"/>
        <w:gridCol w:w="764"/>
      </w:tblGrid>
      <w:tr w:rsidR="006F6483" w:rsidRPr="0088414F" w14:paraId="308272D4" w14:textId="77777777" w:rsidTr="006F6483">
        <w:trPr>
          <w:trHeight w:val="320"/>
        </w:trPr>
        <w:tc>
          <w:tcPr>
            <w:tcW w:w="762" w:type="dxa"/>
            <w:tcBorders>
              <w:top w:val="nil"/>
              <w:left w:val="nil"/>
              <w:bottom w:val="nil"/>
              <w:right w:val="nil"/>
            </w:tcBorders>
            <w:shd w:val="clear" w:color="auto" w:fill="auto"/>
            <w:noWrap/>
            <w:hideMark/>
          </w:tcPr>
          <w:p w14:paraId="53D61ACF" w14:textId="77777777" w:rsidR="006F6483" w:rsidRPr="0088414F" w:rsidRDefault="006F6483" w:rsidP="009C445A">
            <w:pPr>
              <w:rPr>
                <w:rFonts w:ascii="Times New Roman" w:eastAsia="Times New Roman" w:hAnsi="Times New Roman" w:cs="Times New Roman"/>
                <w:kern w:val="0"/>
                <w:sz w:val="11"/>
                <w:szCs w:val="11"/>
                <w14:ligatures w14:val="none"/>
              </w:rPr>
            </w:pPr>
          </w:p>
        </w:tc>
        <w:tc>
          <w:tcPr>
            <w:tcW w:w="966" w:type="dxa"/>
            <w:tcBorders>
              <w:top w:val="nil"/>
              <w:left w:val="nil"/>
              <w:bottom w:val="single" w:sz="4" w:space="0" w:color="auto"/>
              <w:right w:val="nil"/>
            </w:tcBorders>
            <w:shd w:val="clear" w:color="auto" w:fill="auto"/>
            <w:noWrap/>
            <w:hideMark/>
          </w:tcPr>
          <w:p w14:paraId="493F08F7" w14:textId="77777777" w:rsidR="006F6483" w:rsidRPr="0088414F" w:rsidRDefault="006F6483" w:rsidP="009C445A">
            <w:pPr>
              <w:jc w:val="center"/>
              <w:rPr>
                <w:rFonts w:ascii="Aptos Narrow" w:eastAsia="Times New Roman" w:hAnsi="Aptos Narrow" w:cs="Times New Roman"/>
                <w:color w:val="000000"/>
                <w:kern w:val="0"/>
                <w:sz w:val="11"/>
                <w:szCs w:val="11"/>
                <w14:ligatures w14:val="none"/>
              </w:rPr>
            </w:pPr>
          </w:p>
        </w:tc>
        <w:tc>
          <w:tcPr>
            <w:tcW w:w="946" w:type="dxa"/>
            <w:tcBorders>
              <w:top w:val="nil"/>
              <w:left w:val="nil"/>
              <w:bottom w:val="single" w:sz="4" w:space="0" w:color="auto"/>
              <w:right w:val="nil"/>
            </w:tcBorders>
            <w:shd w:val="clear" w:color="auto" w:fill="auto"/>
            <w:noWrap/>
            <w:hideMark/>
          </w:tcPr>
          <w:p w14:paraId="1247CFB0" w14:textId="77777777" w:rsidR="006F6483" w:rsidRPr="0088414F" w:rsidRDefault="006F6483" w:rsidP="009C445A">
            <w:pPr>
              <w:rPr>
                <w:rFonts w:ascii="Times New Roman" w:eastAsia="Times New Roman" w:hAnsi="Times New Roman" w:cs="Times New Roman"/>
                <w:kern w:val="0"/>
                <w:sz w:val="11"/>
                <w:szCs w:val="11"/>
                <w14:ligatures w14:val="none"/>
              </w:rPr>
            </w:pPr>
          </w:p>
        </w:tc>
        <w:tc>
          <w:tcPr>
            <w:tcW w:w="895" w:type="dxa"/>
            <w:tcBorders>
              <w:top w:val="nil"/>
              <w:left w:val="nil"/>
              <w:bottom w:val="single" w:sz="4" w:space="0" w:color="auto"/>
              <w:right w:val="nil"/>
            </w:tcBorders>
            <w:shd w:val="clear" w:color="auto" w:fill="auto"/>
            <w:noWrap/>
            <w:hideMark/>
          </w:tcPr>
          <w:p w14:paraId="67F75240" w14:textId="77777777" w:rsidR="006F6483" w:rsidRPr="0088414F" w:rsidRDefault="006F6483" w:rsidP="009C445A">
            <w:pPr>
              <w:rPr>
                <w:rFonts w:ascii="Times New Roman" w:eastAsia="Times New Roman" w:hAnsi="Times New Roman" w:cs="Times New Roman"/>
                <w:kern w:val="0"/>
                <w:sz w:val="11"/>
                <w:szCs w:val="11"/>
                <w14:ligatures w14:val="none"/>
              </w:rPr>
            </w:pPr>
          </w:p>
        </w:tc>
        <w:tc>
          <w:tcPr>
            <w:tcW w:w="764" w:type="dxa"/>
            <w:tcBorders>
              <w:top w:val="nil"/>
              <w:left w:val="nil"/>
              <w:bottom w:val="single" w:sz="4" w:space="0" w:color="auto"/>
              <w:right w:val="nil"/>
            </w:tcBorders>
            <w:shd w:val="clear" w:color="auto" w:fill="auto"/>
            <w:noWrap/>
            <w:hideMark/>
          </w:tcPr>
          <w:p w14:paraId="161B4DC0" w14:textId="77777777" w:rsidR="006F6483" w:rsidRPr="0088414F" w:rsidRDefault="006F6483" w:rsidP="009C445A">
            <w:pPr>
              <w:rPr>
                <w:rFonts w:ascii="Times New Roman" w:eastAsia="Times New Roman" w:hAnsi="Times New Roman" w:cs="Times New Roman"/>
                <w:kern w:val="0"/>
                <w:sz w:val="11"/>
                <w:szCs w:val="11"/>
                <w14:ligatures w14:val="none"/>
              </w:rPr>
            </w:pPr>
          </w:p>
        </w:tc>
      </w:tr>
      <w:tr w:rsidR="006F6483" w:rsidRPr="0088414F" w14:paraId="32A063F4" w14:textId="77777777" w:rsidTr="006F6483">
        <w:trPr>
          <w:trHeight w:val="320"/>
        </w:trPr>
        <w:tc>
          <w:tcPr>
            <w:tcW w:w="762" w:type="dxa"/>
            <w:tcBorders>
              <w:top w:val="nil"/>
              <w:left w:val="nil"/>
              <w:bottom w:val="nil"/>
              <w:right w:val="single" w:sz="4" w:space="0" w:color="auto"/>
            </w:tcBorders>
            <w:shd w:val="clear" w:color="auto" w:fill="auto"/>
            <w:noWrap/>
            <w:hideMark/>
          </w:tcPr>
          <w:p w14:paraId="177BEBB6" w14:textId="77777777" w:rsidR="006F6483" w:rsidRPr="0088414F" w:rsidRDefault="006F6483" w:rsidP="009C445A">
            <w:pPr>
              <w:rPr>
                <w:rFonts w:ascii="Times New Roman" w:eastAsia="Times New Roman" w:hAnsi="Times New Roman" w:cs="Times New Roman"/>
                <w:kern w:val="0"/>
                <w:sz w:val="11"/>
                <w:szCs w:val="11"/>
                <w14:ligatures w14:val="none"/>
              </w:rPr>
            </w:pPr>
          </w:p>
        </w:tc>
        <w:tc>
          <w:tcPr>
            <w:tcW w:w="3571" w:type="dxa"/>
            <w:gridSpan w:val="4"/>
            <w:tcBorders>
              <w:top w:val="single" w:sz="4" w:space="0" w:color="auto"/>
              <w:left w:val="single" w:sz="4" w:space="0" w:color="auto"/>
              <w:bottom w:val="single" w:sz="4" w:space="0" w:color="auto"/>
              <w:right w:val="single" w:sz="4" w:space="0" w:color="000000"/>
            </w:tcBorders>
            <w:shd w:val="clear" w:color="000000" w:fill="4D93D9"/>
            <w:noWrap/>
            <w:hideMark/>
          </w:tcPr>
          <w:p w14:paraId="400FA100" w14:textId="77777777" w:rsidR="006F6483" w:rsidRPr="0088414F" w:rsidRDefault="006F6483" w:rsidP="009C445A">
            <w:pPr>
              <w:jc w:val="center"/>
              <w:rPr>
                <w:rFonts w:ascii="Aptos Narrow" w:eastAsia="Times New Roman" w:hAnsi="Aptos Narrow" w:cs="Times New Roman"/>
                <w:color w:val="000000"/>
                <w:kern w:val="0"/>
                <w:sz w:val="11"/>
                <w:szCs w:val="11"/>
                <w14:ligatures w14:val="none"/>
              </w:rPr>
            </w:pPr>
            <w:r w:rsidRPr="005E362B">
              <w:rPr>
                <w:rFonts w:ascii="Aptos Narrow" w:eastAsia="Times New Roman" w:hAnsi="Aptos Narrow" w:cs="Times New Roman"/>
                <w:color w:val="000000"/>
                <w:kern w:val="0"/>
                <w:sz w:val="16"/>
                <w:szCs w:val="16"/>
                <w14:ligatures w14:val="none"/>
              </w:rPr>
              <w:t>Presentation</w:t>
            </w:r>
          </w:p>
        </w:tc>
      </w:tr>
      <w:tr w:rsidR="006F6483" w:rsidRPr="0088414F" w14:paraId="530F6123" w14:textId="77777777" w:rsidTr="005E362B">
        <w:trPr>
          <w:trHeight w:val="435"/>
        </w:trPr>
        <w:tc>
          <w:tcPr>
            <w:tcW w:w="762" w:type="dxa"/>
            <w:tcBorders>
              <w:top w:val="nil"/>
              <w:left w:val="nil"/>
              <w:bottom w:val="nil"/>
              <w:right w:val="single" w:sz="4" w:space="0" w:color="auto"/>
            </w:tcBorders>
            <w:shd w:val="clear" w:color="auto" w:fill="auto"/>
            <w:noWrap/>
            <w:hideMark/>
          </w:tcPr>
          <w:p w14:paraId="4E275125" w14:textId="51C09814" w:rsidR="006F6483" w:rsidRPr="0088414F" w:rsidRDefault="006F6483" w:rsidP="009C445A">
            <w:pPr>
              <w:rPr>
                <w:rFonts w:ascii="Aptos Narrow" w:eastAsia="Times New Roman" w:hAnsi="Aptos Narrow" w:cs="Times New Roman"/>
                <w:color w:val="000000"/>
                <w:kern w:val="0"/>
                <w:sz w:val="11"/>
                <w:szCs w:val="11"/>
                <w14:ligatures w14:val="none"/>
              </w:rPr>
            </w:pPr>
          </w:p>
        </w:tc>
        <w:tc>
          <w:tcPr>
            <w:tcW w:w="966" w:type="dxa"/>
            <w:tcBorders>
              <w:top w:val="nil"/>
              <w:left w:val="single" w:sz="4" w:space="0" w:color="auto"/>
              <w:bottom w:val="nil"/>
              <w:right w:val="nil"/>
            </w:tcBorders>
            <w:shd w:val="clear" w:color="auto" w:fill="DAE9F7" w:themeFill="text2" w:themeFillTint="1A"/>
            <w:hideMark/>
          </w:tcPr>
          <w:p w14:paraId="6445EAB4" w14:textId="77777777" w:rsidR="006F6483" w:rsidRPr="0088414F" w:rsidRDefault="006F6483" w:rsidP="009C445A">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Room acoustics (&amp; architecture)</w:t>
            </w:r>
          </w:p>
        </w:tc>
        <w:tc>
          <w:tcPr>
            <w:tcW w:w="946" w:type="dxa"/>
            <w:tcBorders>
              <w:top w:val="nil"/>
              <w:left w:val="nil"/>
              <w:bottom w:val="nil"/>
              <w:right w:val="nil"/>
            </w:tcBorders>
            <w:shd w:val="clear" w:color="auto" w:fill="DAE9F7" w:themeFill="text2" w:themeFillTint="1A"/>
            <w:hideMark/>
          </w:tcPr>
          <w:p w14:paraId="6949E989" w14:textId="77777777" w:rsidR="006F6483" w:rsidRPr="0088414F" w:rsidRDefault="006F6483" w:rsidP="009C445A">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External sound sources</w:t>
            </w:r>
          </w:p>
        </w:tc>
        <w:tc>
          <w:tcPr>
            <w:tcW w:w="895" w:type="dxa"/>
            <w:tcBorders>
              <w:top w:val="nil"/>
              <w:left w:val="nil"/>
              <w:bottom w:val="nil"/>
              <w:right w:val="nil"/>
            </w:tcBorders>
            <w:shd w:val="clear" w:color="auto" w:fill="DAE9F7" w:themeFill="text2" w:themeFillTint="1A"/>
            <w:hideMark/>
          </w:tcPr>
          <w:p w14:paraId="53911E0F" w14:textId="77777777" w:rsidR="006F6483" w:rsidRPr="0088414F" w:rsidRDefault="006F6483" w:rsidP="009C445A">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Content-focused</w:t>
            </w:r>
          </w:p>
        </w:tc>
        <w:tc>
          <w:tcPr>
            <w:tcW w:w="764" w:type="dxa"/>
            <w:tcBorders>
              <w:top w:val="nil"/>
              <w:left w:val="nil"/>
              <w:bottom w:val="nil"/>
              <w:right w:val="single" w:sz="4" w:space="0" w:color="auto"/>
            </w:tcBorders>
            <w:shd w:val="clear" w:color="auto" w:fill="DAE9F7" w:themeFill="text2" w:themeFillTint="1A"/>
            <w:hideMark/>
          </w:tcPr>
          <w:p w14:paraId="013B17DE" w14:textId="77777777" w:rsidR="006F6483" w:rsidRPr="0088414F" w:rsidRDefault="006F6483" w:rsidP="009C445A">
            <w:pPr>
              <w:jc w:val="cente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w:t>
            </w:r>
          </w:p>
        </w:tc>
      </w:tr>
      <w:tr w:rsidR="006F6483" w:rsidRPr="0088414F" w14:paraId="0E52C9BF" w14:textId="77777777" w:rsidTr="006F6483">
        <w:trPr>
          <w:trHeight w:val="320"/>
        </w:trPr>
        <w:tc>
          <w:tcPr>
            <w:tcW w:w="762" w:type="dxa"/>
            <w:tcBorders>
              <w:top w:val="nil"/>
              <w:left w:val="nil"/>
              <w:bottom w:val="nil"/>
              <w:right w:val="single" w:sz="4" w:space="0" w:color="auto"/>
            </w:tcBorders>
            <w:shd w:val="clear" w:color="auto" w:fill="auto"/>
            <w:noWrap/>
            <w:hideMark/>
          </w:tcPr>
          <w:p w14:paraId="100E4C1E" w14:textId="77777777" w:rsidR="006F6483" w:rsidRPr="0088414F" w:rsidRDefault="006F6483" w:rsidP="009C445A">
            <w:pP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SA</w:t>
            </w:r>
          </w:p>
        </w:tc>
        <w:tc>
          <w:tcPr>
            <w:tcW w:w="966" w:type="dxa"/>
            <w:tcBorders>
              <w:top w:val="nil"/>
              <w:left w:val="single" w:sz="4" w:space="0" w:color="auto"/>
              <w:bottom w:val="nil"/>
              <w:right w:val="nil"/>
            </w:tcBorders>
            <w:shd w:val="clear" w:color="auto" w:fill="auto"/>
            <w:noWrap/>
            <w:hideMark/>
          </w:tcPr>
          <w:p w14:paraId="3A369F3F"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9</w:t>
            </w:r>
          </w:p>
        </w:tc>
        <w:tc>
          <w:tcPr>
            <w:tcW w:w="946" w:type="dxa"/>
            <w:tcBorders>
              <w:top w:val="nil"/>
              <w:left w:val="nil"/>
              <w:bottom w:val="nil"/>
              <w:right w:val="nil"/>
            </w:tcBorders>
            <w:shd w:val="clear" w:color="auto" w:fill="auto"/>
            <w:noWrap/>
            <w:hideMark/>
          </w:tcPr>
          <w:p w14:paraId="5C880B54"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3</w:t>
            </w:r>
          </w:p>
        </w:tc>
        <w:tc>
          <w:tcPr>
            <w:tcW w:w="895" w:type="dxa"/>
            <w:tcBorders>
              <w:top w:val="nil"/>
              <w:left w:val="nil"/>
              <w:bottom w:val="nil"/>
              <w:right w:val="nil"/>
            </w:tcBorders>
            <w:shd w:val="clear" w:color="auto" w:fill="auto"/>
            <w:noWrap/>
            <w:hideMark/>
          </w:tcPr>
          <w:p w14:paraId="6A276E61"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w:t>
            </w:r>
          </w:p>
        </w:tc>
        <w:tc>
          <w:tcPr>
            <w:tcW w:w="764" w:type="dxa"/>
            <w:tcBorders>
              <w:top w:val="nil"/>
              <w:left w:val="nil"/>
              <w:bottom w:val="nil"/>
              <w:right w:val="single" w:sz="4" w:space="0" w:color="auto"/>
            </w:tcBorders>
            <w:shd w:val="clear" w:color="auto" w:fill="auto"/>
            <w:noWrap/>
            <w:hideMark/>
          </w:tcPr>
          <w:p w14:paraId="05C2696A"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12</w:t>
            </w:r>
          </w:p>
        </w:tc>
      </w:tr>
      <w:tr w:rsidR="006F6483" w:rsidRPr="0088414F" w14:paraId="00E9C3BD" w14:textId="77777777" w:rsidTr="006F6483">
        <w:trPr>
          <w:trHeight w:val="320"/>
        </w:trPr>
        <w:tc>
          <w:tcPr>
            <w:tcW w:w="762" w:type="dxa"/>
            <w:tcBorders>
              <w:top w:val="nil"/>
              <w:left w:val="nil"/>
              <w:bottom w:val="nil"/>
              <w:right w:val="single" w:sz="4" w:space="0" w:color="auto"/>
            </w:tcBorders>
            <w:shd w:val="clear" w:color="auto" w:fill="auto"/>
            <w:noWrap/>
            <w:hideMark/>
          </w:tcPr>
          <w:p w14:paraId="19126DBF" w14:textId="77777777" w:rsidR="006F6483" w:rsidRPr="0088414F" w:rsidRDefault="006F6483" w:rsidP="009C445A">
            <w:pP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SE</w:t>
            </w:r>
          </w:p>
        </w:tc>
        <w:tc>
          <w:tcPr>
            <w:tcW w:w="966" w:type="dxa"/>
            <w:tcBorders>
              <w:top w:val="nil"/>
              <w:left w:val="single" w:sz="4" w:space="0" w:color="auto"/>
              <w:bottom w:val="nil"/>
              <w:right w:val="nil"/>
            </w:tcBorders>
            <w:shd w:val="clear" w:color="auto" w:fill="auto"/>
            <w:noWrap/>
            <w:hideMark/>
          </w:tcPr>
          <w:p w14:paraId="0990AA74"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5</w:t>
            </w:r>
          </w:p>
        </w:tc>
        <w:tc>
          <w:tcPr>
            <w:tcW w:w="946" w:type="dxa"/>
            <w:tcBorders>
              <w:top w:val="nil"/>
              <w:left w:val="nil"/>
              <w:bottom w:val="nil"/>
              <w:right w:val="nil"/>
            </w:tcBorders>
            <w:shd w:val="clear" w:color="auto" w:fill="auto"/>
            <w:noWrap/>
            <w:hideMark/>
          </w:tcPr>
          <w:p w14:paraId="0DE7DE4A"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1</w:t>
            </w:r>
          </w:p>
        </w:tc>
        <w:tc>
          <w:tcPr>
            <w:tcW w:w="895" w:type="dxa"/>
            <w:tcBorders>
              <w:top w:val="nil"/>
              <w:left w:val="nil"/>
              <w:bottom w:val="nil"/>
              <w:right w:val="nil"/>
            </w:tcBorders>
            <w:shd w:val="clear" w:color="auto" w:fill="auto"/>
            <w:noWrap/>
            <w:hideMark/>
          </w:tcPr>
          <w:p w14:paraId="13476E90"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0</w:t>
            </w:r>
          </w:p>
        </w:tc>
        <w:tc>
          <w:tcPr>
            <w:tcW w:w="764" w:type="dxa"/>
            <w:tcBorders>
              <w:top w:val="nil"/>
              <w:left w:val="nil"/>
              <w:bottom w:val="nil"/>
              <w:right w:val="single" w:sz="4" w:space="0" w:color="auto"/>
            </w:tcBorders>
            <w:shd w:val="clear" w:color="auto" w:fill="auto"/>
            <w:noWrap/>
            <w:hideMark/>
          </w:tcPr>
          <w:p w14:paraId="36694E33"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6</w:t>
            </w:r>
          </w:p>
        </w:tc>
      </w:tr>
      <w:tr w:rsidR="006F6483" w:rsidRPr="0088414F" w14:paraId="61E4E674" w14:textId="77777777" w:rsidTr="006F6483">
        <w:trPr>
          <w:trHeight w:val="320"/>
        </w:trPr>
        <w:tc>
          <w:tcPr>
            <w:tcW w:w="762" w:type="dxa"/>
            <w:tcBorders>
              <w:top w:val="nil"/>
              <w:left w:val="nil"/>
              <w:bottom w:val="nil"/>
              <w:right w:val="single" w:sz="4" w:space="0" w:color="auto"/>
            </w:tcBorders>
            <w:shd w:val="clear" w:color="auto" w:fill="auto"/>
            <w:noWrap/>
            <w:hideMark/>
          </w:tcPr>
          <w:p w14:paraId="2306C888" w14:textId="77777777" w:rsidR="006F6483" w:rsidRPr="0088414F" w:rsidRDefault="006F6483" w:rsidP="009C445A">
            <w:pPr>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CU/CO</w:t>
            </w:r>
          </w:p>
        </w:tc>
        <w:tc>
          <w:tcPr>
            <w:tcW w:w="966" w:type="dxa"/>
            <w:tcBorders>
              <w:top w:val="nil"/>
              <w:left w:val="single" w:sz="4" w:space="0" w:color="auto"/>
              <w:bottom w:val="single" w:sz="4" w:space="0" w:color="auto"/>
              <w:right w:val="nil"/>
            </w:tcBorders>
            <w:shd w:val="clear" w:color="auto" w:fill="auto"/>
            <w:noWrap/>
            <w:hideMark/>
          </w:tcPr>
          <w:p w14:paraId="486DCE9E"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6</w:t>
            </w:r>
          </w:p>
        </w:tc>
        <w:tc>
          <w:tcPr>
            <w:tcW w:w="946" w:type="dxa"/>
            <w:tcBorders>
              <w:top w:val="nil"/>
              <w:left w:val="nil"/>
              <w:bottom w:val="single" w:sz="4" w:space="0" w:color="auto"/>
              <w:right w:val="nil"/>
            </w:tcBorders>
            <w:shd w:val="clear" w:color="auto" w:fill="auto"/>
            <w:noWrap/>
            <w:hideMark/>
          </w:tcPr>
          <w:p w14:paraId="379C6F39"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0</w:t>
            </w:r>
          </w:p>
        </w:tc>
        <w:tc>
          <w:tcPr>
            <w:tcW w:w="895" w:type="dxa"/>
            <w:tcBorders>
              <w:top w:val="nil"/>
              <w:left w:val="nil"/>
              <w:bottom w:val="single" w:sz="4" w:space="0" w:color="auto"/>
              <w:right w:val="nil"/>
            </w:tcBorders>
            <w:shd w:val="clear" w:color="auto" w:fill="auto"/>
            <w:noWrap/>
            <w:hideMark/>
          </w:tcPr>
          <w:p w14:paraId="07639FCC"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2</w:t>
            </w:r>
          </w:p>
        </w:tc>
        <w:tc>
          <w:tcPr>
            <w:tcW w:w="764" w:type="dxa"/>
            <w:tcBorders>
              <w:top w:val="nil"/>
              <w:left w:val="nil"/>
              <w:bottom w:val="single" w:sz="4" w:space="0" w:color="auto"/>
              <w:right w:val="single" w:sz="4" w:space="0" w:color="auto"/>
            </w:tcBorders>
            <w:shd w:val="clear" w:color="auto" w:fill="auto"/>
            <w:noWrap/>
            <w:hideMark/>
          </w:tcPr>
          <w:p w14:paraId="13F61088" w14:textId="77777777" w:rsidR="006F6483" w:rsidRPr="0088414F" w:rsidRDefault="006F6483" w:rsidP="009C445A">
            <w:pPr>
              <w:jc w:val="right"/>
              <w:rPr>
                <w:rFonts w:ascii="Aptos Narrow" w:eastAsia="Times New Roman" w:hAnsi="Aptos Narrow" w:cs="Times New Roman"/>
                <w:color w:val="000000"/>
                <w:kern w:val="0"/>
                <w:sz w:val="11"/>
                <w:szCs w:val="11"/>
                <w14:ligatures w14:val="none"/>
              </w:rPr>
            </w:pPr>
            <w:r w:rsidRPr="0088414F">
              <w:rPr>
                <w:rFonts w:ascii="Aptos Narrow" w:eastAsia="Times New Roman" w:hAnsi="Aptos Narrow" w:cs="Times New Roman"/>
                <w:color w:val="000000"/>
                <w:kern w:val="0"/>
                <w:sz w:val="11"/>
                <w:szCs w:val="11"/>
                <w14:ligatures w14:val="none"/>
              </w:rPr>
              <w:t>8</w:t>
            </w:r>
          </w:p>
        </w:tc>
      </w:tr>
    </w:tbl>
    <w:p w14:paraId="2569E10F" w14:textId="77777777" w:rsidR="006F6483" w:rsidRPr="0088414F" w:rsidRDefault="006F6483" w:rsidP="006F6483"/>
    <w:p w14:paraId="508CEBA6" w14:textId="77777777" w:rsidR="006F6483" w:rsidRPr="0088414F" w:rsidRDefault="006F6483" w:rsidP="0088414F"/>
    <w:p w14:paraId="6AA5619C" w14:textId="7F37DA5B" w:rsidR="00D45EDA" w:rsidRDefault="00052570" w:rsidP="006C3744">
      <w:pPr>
        <w:pStyle w:val="Caption"/>
        <w:jc w:val="center"/>
      </w:pPr>
      <w:r>
        <w:t xml:space="preserve">Table </w:t>
      </w:r>
      <w:r w:rsidR="00A338C1">
        <w:t>3</w:t>
      </w:r>
      <w:r>
        <w:t xml:space="preserve"> </w:t>
      </w:r>
      <w:r w:rsidR="00CB1334">
        <w:t>–</w:t>
      </w:r>
      <w:r>
        <w:t xml:space="preserve"> </w:t>
      </w:r>
      <w:r w:rsidR="00CB1334">
        <w:t>Summary of the q</w:t>
      </w:r>
      <w:r w:rsidRPr="00DF382E">
        <w:t xml:space="preserve">ualitative analysis of </w:t>
      </w:r>
      <w:r w:rsidR="00CB1334">
        <w:t>listening strategies</w:t>
      </w:r>
      <w:r>
        <w:t>.</w:t>
      </w:r>
      <w:r w:rsidR="00697A67">
        <w:t xml:space="preserve"> Number of positions coded in each </w:t>
      </w:r>
      <w:r w:rsidR="005860B2">
        <w:t xml:space="preserve">leaf </w:t>
      </w:r>
      <w:r w:rsidR="00697A67">
        <w:t xml:space="preserve">category according to the </w:t>
      </w:r>
      <w:r w:rsidR="00F65E9A">
        <w:t xml:space="preserve">domain of </w:t>
      </w:r>
      <w:r w:rsidR="00697A67">
        <w:t>expertise</w:t>
      </w:r>
      <w:r w:rsidR="005514A5">
        <w:t xml:space="preserve"> and sum for the </w:t>
      </w:r>
      <w:r w:rsidR="005860B2">
        <w:t>root</w:t>
      </w:r>
      <w:r w:rsidR="005514A5">
        <w:t xml:space="preserve"> category</w:t>
      </w:r>
      <w:r w:rsidR="00E81776">
        <w:t>.</w:t>
      </w:r>
    </w:p>
    <w:p w14:paraId="398FD9D3" w14:textId="328B6C29" w:rsidR="006C3744" w:rsidRDefault="006C3744" w:rsidP="006C3744">
      <w:r>
        <w:t xml:space="preserve">The outcome presented in Table </w:t>
      </w:r>
      <w:r w:rsidR="00A338C1">
        <w:t>3</w:t>
      </w:r>
      <w:r w:rsidR="00112E5C">
        <w:t xml:space="preserve"> is coded by positions </w:t>
      </w:r>
      <w:r w:rsidR="001722AB">
        <w:t>rather than by</w:t>
      </w:r>
      <w:r w:rsidR="00112E5C">
        <w:t xml:space="preserve"> partic</w:t>
      </w:r>
      <w:r w:rsidR="00EC00FE">
        <w:t>i</w:t>
      </w:r>
      <w:r w:rsidR="00112E5C">
        <w:t xml:space="preserve">pants, each case showcasing the number of positions coded in this category, but the coding was not mutually exclusive. </w:t>
      </w:r>
      <w:r w:rsidR="00EC00FE">
        <w:t>One selected</w:t>
      </w:r>
      <w:r w:rsidR="00112E5C">
        <w:t xml:space="preserve"> position</w:t>
      </w:r>
      <w:r w:rsidR="00EC00FE">
        <w:t xml:space="preserve"> may be </w:t>
      </w:r>
      <w:r w:rsidR="000B4E25">
        <w:t>coded under</w:t>
      </w:r>
      <w:r w:rsidR="00EC00FE">
        <w:t xml:space="preserve"> several categories </w:t>
      </w:r>
      <w:r w:rsidR="009675F5">
        <w:t>and the sum of leaf categories can be less than its actual sum</w:t>
      </w:r>
      <w:r w:rsidR="000F4B40">
        <w:t xml:space="preserve"> if the same position is coded in several leaf categories pertaining to the same root category</w:t>
      </w:r>
      <w:r w:rsidR="009675F5">
        <w:t>.</w:t>
      </w:r>
      <w:r w:rsidR="00481807">
        <w:t xml:space="preserve"> The</w:t>
      </w:r>
      <w:r w:rsidR="005860B2">
        <w:t>re</w:t>
      </w:r>
      <w:r w:rsidR="00481807">
        <w:t xml:space="preserve"> is no ponderation by the number of </w:t>
      </w:r>
      <w:r w:rsidR="005C59B3">
        <w:t>participants</w:t>
      </w:r>
      <w:r w:rsidR="00481807">
        <w:t xml:space="preserve"> in each category.</w:t>
      </w:r>
    </w:p>
    <w:p w14:paraId="502CB825" w14:textId="0893DFA9" w:rsidR="00FC383B" w:rsidRDefault="000222BD" w:rsidP="006C3744">
      <w:r>
        <w:t xml:space="preserve">The </w:t>
      </w:r>
      <w:r w:rsidR="006C4F05">
        <w:t>top</w:t>
      </w:r>
      <w:r>
        <w:t xml:space="preserve"> categories </w:t>
      </w:r>
      <w:r w:rsidR="005C59B3">
        <w:t xml:space="preserve">are: </w:t>
      </w:r>
      <w:r w:rsidR="00F45AF6">
        <w:rPr>
          <w:i/>
          <w:iCs/>
        </w:rPr>
        <w:t>A</w:t>
      </w:r>
      <w:r w:rsidRPr="00BA5517">
        <w:rPr>
          <w:i/>
          <w:iCs/>
        </w:rPr>
        <w:t>-Method</w:t>
      </w:r>
      <w:r>
        <w:t xml:space="preserve">; </w:t>
      </w:r>
      <w:r w:rsidR="00F45AF6">
        <w:rPr>
          <w:i/>
          <w:iCs/>
        </w:rPr>
        <w:t>B</w:t>
      </w:r>
      <w:r w:rsidR="00092E2A" w:rsidRPr="00BA5517">
        <w:rPr>
          <w:i/>
          <w:iCs/>
        </w:rPr>
        <w:t>-Hedonic</w:t>
      </w:r>
      <w:r w:rsidR="00092E2A">
        <w:t xml:space="preserve">; </w:t>
      </w:r>
      <w:r w:rsidR="00F45AF6">
        <w:rPr>
          <w:i/>
          <w:iCs/>
        </w:rPr>
        <w:t>C</w:t>
      </w:r>
      <w:r w:rsidR="00092E2A" w:rsidRPr="00BA5517">
        <w:rPr>
          <w:i/>
          <w:iCs/>
        </w:rPr>
        <w:t>-Re-Presentation</w:t>
      </w:r>
      <w:r w:rsidR="00092E2A">
        <w:t xml:space="preserve">; </w:t>
      </w:r>
      <w:r w:rsidR="00F45AF6">
        <w:rPr>
          <w:i/>
          <w:iCs/>
        </w:rPr>
        <w:t>D</w:t>
      </w:r>
      <w:r w:rsidR="00092E2A" w:rsidRPr="00BA5517">
        <w:rPr>
          <w:i/>
          <w:iCs/>
        </w:rPr>
        <w:t>-Listening modes</w:t>
      </w:r>
      <w:r w:rsidR="009B2A9A">
        <w:t xml:space="preserve">; </w:t>
      </w:r>
      <w:r w:rsidR="00F45AF6">
        <w:rPr>
          <w:i/>
          <w:iCs/>
        </w:rPr>
        <w:t>E</w:t>
      </w:r>
      <w:r w:rsidR="009B2A9A" w:rsidRPr="00BA5517">
        <w:rPr>
          <w:i/>
          <w:iCs/>
        </w:rPr>
        <w:t>-reference position</w:t>
      </w:r>
      <w:r w:rsidR="009B2A9A">
        <w:t xml:space="preserve">; and </w:t>
      </w:r>
      <w:r w:rsidR="00F45AF6">
        <w:rPr>
          <w:i/>
          <w:iCs/>
        </w:rPr>
        <w:t>F</w:t>
      </w:r>
      <w:r w:rsidR="009B2A9A" w:rsidRPr="00BA5517">
        <w:rPr>
          <w:i/>
          <w:iCs/>
        </w:rPr>
        <w:t>-Presentation</w:t>
      </w:r>
      <w:r w:rsidR="009B2A9A">
        <w:t>.</w:t>
      </w:r>
    </w:p>
    <w:p w14:paraId="4C81434A" w14:textId="77777777" w:rsidR="004A6684" w:rsidRDefault="004A6684" w:rsidP="006C3744">
      <w:pPr>
        <w:rPr>
          <w:i/>
          <w:iCs/>
        </w:rPr>
      </w:pPr>
    </w:p>
    <w:p w14:paraId="1F00A06C" w14:textId="6C3BC855" w:rsidR="009B2A9A" w:rsidRDefault="003A5FA4" w:rsidP="006C3744">
      <w:r w:rsidRPr="00BA5517">
        <w:rPr>
          <w:i/>
          <w:iCs/>
        </w:rPr>
        <w:t>A-</w:t>
      </w:r>
      <w:r w:rsidR="009B2A9A" w:rsidRPr="00BA5517">
        <w:rPr>
          <w:i/>
          <w:iCs/>
        </w:rPr>
        <w:t>Method</w:t>
      </w:r>
      <w:r w:rsidR="009B2A9A">
        <w:t xml:space="preserve"> corresponds to </w:t>
      </w:r>
      <w:r w:rsidR="006D427C">
        <w:t>analytical process</w:t>
      </w:r>
      <w:r w:rsidR="007D4B1A">
        <w:t>es</w:t>
      </w:r>
      <w:r w:rsidR="006D427C">
        <w:t xml:space="preserve"> developed by partic</w:t>
      </w:r>
      <w:r>
        <w:t>i</w:t>
      </w:r>
      <w:r w:rsidR="006D427C">
        <w:t>pants</w:t>
      </w:r>
      <w:r>
        <w:t xml:space="preserve"> to </w:t>
      </w:r>
      <w:r w:rsidR="0014622C">
        <w:t xml:space="preserve">make sense of the global soundscape. For </w:t>
      </w:r>
      <w:r w:rsidR="005C59B3">
        <w:t>example,</w:t>
      </w:r>
      <w:r w:rsidR="0014622C">
        <w:t xml:space="preserve"> a comparison </w:t>
      </w:r>
      <w:r w:rsidR="00785073">
        <w:t xml:space="preserve">of the same position at different times or </w:t>
      </w:r>
      <w:r w:rsidR="008867AB">
        <w:t xml:space="preserve">different positions at the same time </w:t>
      </w:r>
      <w:r w:rsidR="00785073">
        <w:t>(not possible for the actual installation)</w:t>
      </w:r>
      <w:r w:rsidR="008867AB">
        <w:t>.</w:t>
      </w:r>
      <w:r w:rsidR="00D20A81">
        <w:t xml:space="preserve"> Interestingly th</w:t>
      </w:r>
      <w:r w:rsidR="00F04185">
        <w:t xml:space="preserve">ese strategies </w:t>
      </w:r>
      <w:r w:rsidR="00D20A81">
        <w:t>w</w:t>
      </w:r>
      <w:r w:rsidR="00F04185">
        <w:t>ere</w:t>
      </w:r>
      <w:r w:rsidR="00D20A81">
        <w:t xml:space="preserve"> pri</w:t>
      </w:r>
      <w:r w:rsidR="00F04185">
        <w:t>marily discussed by SA profiles</w:t>
      </w:r>
      <w:r w:rsidR="00AB3943">
        <w:t xml:space="preserve"> and few SE profiles </w:t>
      </w:r>
      <w:r w:rsidR="00130D43">
        <w:t>referred</w:t>
      </w:r>
      <w:r w:rsidR="00AB3943">
        <w:t xml:space="preserve"> to such ideas </w:t>
      </w:r>
      <w:r w:rsidR="00B80C3C">
        <w:t>explicitly</w:t>
      </w:r>
      <w:r w:rsidR="00AB3943">
        <w:t>.</w:t>
      </w:r>
    </w:p>
    <w:p w14:paraId="7AD8018F" w14:textId="77777777" w:rsidR="004A6684" w:rsidRDefault="004A6684" w:rsidP="00055DD0">
      <w:pPr>
        <w:rPr>
          <w:i/>
          <w:iCs/>
        </w:rPr>
      </w:pPr>
    </w:p>
    <w:p w14:paraId="312F5F38" w14:textId="15FD4055" w:rsidR="00222D9B" w:rsidRPr="00055DD0" w:rsidRDefault="00222D9B" w:rsidP="00055DD0">
      <w:pPr>
        <w:rPr>
          <w:lang w:val="en-US"/>
        </w:rPr>
      </w:pPr>
      <w:r w:rsidRPr="00BA5517">
        <w:rPr>
          <w:i/>
          <w:iCs/>
        </w:rPr>
        <w:t>B-Hedonic</w:t>
      </w:r>
      <w:r>
        <w:t xml:space="preserve"> corresponds to positions selected for the</w:t>
      </w:r>
      <w:r w:rsidR="002A43D6">
        <w:t>ir aesthetic value</w:t>
      </w:r>
      <w:r w:rsidR="0000443B">
        <w:t xml:space="preserve"> and the pleasure they give to the participant. </w:t>
      </w:r>
      <w:r w:rsidR="000B35A5">
        <w:t>P1</w:t>
      </w:r>
      <w:r w:rsidR="001C5F8D">
        <w:t xml:space="preserve">1, a SE profile, </w:t>
      </w:r>
      <w:r w:rsidR="001A2516">
        <w:t>states:</w:t>
      </w:r>
      <w:r w:rsidR="001C5F8D">
        <w:t xml:space="preserve"> “</w:t>
      </w:r>
      <w:r w:rsidR="001C5F8D" w:rsidRPr="001C5F8D">
        <w:t xml:space="preserve">This is the position that I found to be the most pleasing and could be listened to for </w:t>
      </w:r>
      <w:r w:rsidR="001C5F8D">
        <w:t>twelve</w:t>
      </w:r>
      <w:r w:rsidR="001C5F8D" w:rsidRPr="001C5F8D">
        <w:t xml:space="preserve"> minutes</w:t>
      </w:r>
      <w:r w:rsidR="001C5F8D">
        <w:t>”.</w:t>
      </w:r>
      <w:r w:rsidR="00566FB1">
        <w:t xml:space="preserve"> P</w:t>
      </w:r>
      <w:r w:rsidR="00C03A0D">
        <w:t xml:space="preserve">09, also a SE, verbalizes it </w:t>
      </w:r>
      <w:r w:rsidR="001A2516">
        <w:t>differently:</w:t>
      </w:r>
      <w:r w:rsidR="00C03A0D">
        <w:t xml:space="preserve"> “</w:t>
      </w:r>
      <w:r w:rsidR="00C03A0D" w:rsidRPr="00C03A0D">
        <w:t>you know, like in a theater when you want to choose a particular space, a particular seat. That was my favorite seat</w:t>
      </w:r>
      <w:r w:rsidR="001A2516">
        <w:t>”.</w:t>
      </w:r>
      <w:r w:rsidR="001C5F8D">
        <w:t xml:space="preserve"> </w:t>
      </w:r>
      <w:r w:rsidR="00EC1FDA">
        <w:t xml:space="preserve">As such </w:t>
      </w:r>
      <w:r w:rsidR="00187486">
        <w:t xml:space="preserve">it represents a subjective statement that may or may not be related to the </w:t>
      </w:r>
      <w:r w:rsidR="008E0139">
        <w:t>selection</w:t>
      </w:r>
      <w:r w:rsidR="00187486">
        <w:t xml:space="preserve"> of a position for its </w:t>
      </w:r>
      <w:r w:rsidR="008E0139">
        <w:t>representativeness</w:t>
      </w:r>
      <w:r w:rsidR="00187486">
        <w:t xml:space="preserve"> </w:t>
      </w:r>
      <w:r w:rsidR="008E0139">
        <w:t>(as presented here below)</w:t>
      </w:r>
      <w:r w:rsidR="003C1DF9">
        <w:t xml:space="preserve"> and </w:t>
      </w:r>
      <w:r w:rsidR="00793D56">
        <w:t xml:space="preserve">relates to the </w:t>
      </w:r>
      <w:r w:rsidR="00793D56" w:rsidRPr="00793D56">
        <w:rPr>
          <w:i/>
          <w:iCs/>
        </w:rPr>
        <w:t>Subjective listener experiences</w:t>
      </w:r>
      <w:r w:rsidR="00793D56">
        <w:t xml:space="preserve"> category in Brost’s </w:t>
      </w:r>
      <w:r w:rsidR="00793D56">
        <w:lastRenderedPageBreak/>
        <w:t xml:space="preserve">framework </w:t>
      </w:r>
      <w:r w:rsidR="00055DD0">
        <w:t xml:space="preserve">who adds that “[…] </w:t>
      </w:r>
      <w:r w:rsidR="00055DD0" w:rsidRPr="00055DD0">
        <w:rPr>
          <w:lang w:val="en-US"/>
        </w:rPr>
        <w:t>whether a sound is pleasant or not can depend on the listener’s cultural</w:t>
      </w:r>
      <w:r w:rsidR="00055DD0">
        <w:rPr>
          <w:lang w:val="en-US"/>
        </w:rPr>
        <w:t xml:space="preserve"> </w:t>
      </w:r>
      <w:r w:rsidR="00055DD0" w:rsidRPr="00055DD0">
        <w:rPr>
          <w:lang w:val="en-US"/>
        </w:rPr>
        <w:t>background and personal experience</w:t>
      </w:r>
      <w:r w:rsidR="00055DD0">
        <w:rPr>
          <w:lang w:val="en-US"/>
        </w:rPr>
        <w:t>”</w:t>
      </w:r>
      <w:r w:rsidR="00BA5517">
        <w:t>.</w:t>
      </w:r>
    </w:p>
    <w:p w14:paraId="50B6E2CD" w14:textId="77777777" w:rsidR="004A6684" w:rsidRDefault="004A6684" w:rsidP="006C3744">
      <w:pPr>
        <w:rPr>
          <w:i/>
          <w:iCs/>
        </w:rPr>
      </w:pPr>
    </w:p>
    <w:p w14:paraId="273D43F0" w14:textId="7EC9C9D1" w:rsidR="00134844" w:rsidRPr="00B05079" w:rsidRDefault="00153970" w:rsidP="006C3744">
      <w:pPr>
        <w:rPr>
          <w:lang w:val="fr-CA"/>
        </w:rPr>
      </w:pPr>
      <w:r w:rsidRPr="0080493E">
        <w:rPr>
          <w:i/>
          <w:iCs/>
        </w:rPr>
        <w:t>C-Re-</w:t>
      </w:r>
      <w:r w:rsidR="0006734F">
        <w:rPr>
          <w:i/>
          <w:iCs/>
        </w:rPr>
        <w:t>p</w:t>
      </w:r>
      <w:r w:rsidRPr="0080493E">
        <w:rPr>
          <w:i/>
          <w:iCs/>
        </w:rPr>
        <w:t>resentation</w:t>
      </w:r>
      <w:r>
        <w:t xml:space="preserve"> relates to the </w:t>
      </w:r>
      <w:r w:rsidR="001867A8">
        <w:t>technological setup</w:t>
      </w:r>
      <w:r w:rsidR="00CC528B">
        <w:t xml:space="preserve"> for the study</w:t>
      </w:r>
      <w:r w:rsidR="00FB0C80">
        <w:t>. The artwork is less important in this category</w:t>
      </w:r>
      <w:r w:rsidR="00C43FB6">
        <w:t xml:space="preserve"> and partic</w:t>
      </w:r>
      <w:r w:rsidR="005E2AF9">
        <w:t>i</w:t>
      </w:r>
      <w:r w:rsidR="00C43FB6">
        <w:t xml:space="preserve">pants reflect on their involvement with the virtual rendering but also with critics of the spatial audio rendering which is </w:t>
      </w:r>
      <w:r w:rsidR="00073197">
        <w:t xml:space="preserve">further </w:t>
      </w:r>
      <w:r w:rsidR="00C43FB6">
        <w:t xml:space="preserve">discussed </w:t>
      </w:r>
      <w:r w:rsidR="005E2AF9">
        <w:t>here below.</w:t>
      </w:r>
      <w:r w:rsidR="00437D6D">
        <w:t xml:space="preserve"> It relates to the document itself</w:t>
      </w:r>
      <w:r w:rsidR="00C92057">
        <w:t xml:space="preserve"> and how it </w:t>
      </w:r>
      <w:r w:rsidR="003D4110">
        <w:t>relates</w:t>
      </w:r>
      <w:r w:rsidR="00C92057">
        <w:t xml:space="preserve"> to the sensory experience of the artwork itself.</w:t>
      </w:r>
      <w:r w:rsidR="003D4110">
        <w:t xml:space="preserve"> </w:t>
      </w:r>
      <w:r w:rsidR="006A3E62">
        <w:t>In</w:t>
      </w:r>
      <w:r w:rsidR="003D4110">
        <w:t xml:space="preserve"> terms of </w:t>
      </w:r>
      <w:r w:rsidR="006A3E62">
        <w:t>questioning</w:t>
      </w:r>
      <w:r w:rsidR="003D4110">
        <w:t xml:space="preserve"> of the spatial </w:t>
      </w:r>
      <w:r w:rsidR="006A3E62">
        <w:t xml:space="preserve">audio recording and rendering, </w:t>
      </w:r>
      <w:r w:rsidR="00D96F17">
        <w:t>it came mostly from SE profiles</w:t>
      </w:r>
      <w:r w:rsidR="00E8199A">
        <w:t xml:space="preserve">, for example </w:t>
      </w:r>
      <w:r w:rsidR="00847643">
        <w:t xml:space="preserve">P12 who selected a position at equal distance from 3 microphones states for JPG’s work </w:t>
      </w:r>
      <w:r w:rsidR="00BF1EFF">
        <w:t>recording:</w:t>
      </w:r>
      <w:r w:rsidR="00E8199A">
        <w:t xml:space="preserve"> </w:t>
      </w:r>
      <w:r w:rsidR="00847643">
        <w:t>“</w:t>
      </w:r>
      <w:proofErr w:type="spellStart"/>
      <w:r w:rsidR="0022360A" w:rsidRPr="0022360A">
        <w:t>j’ai</w:t>
      </w:r>
      <w:proofErr w:type="spellEnd"/>
      <w:r w:rsidR="0022360A" w:rsidRPr="0022360A">
        <w:t xml:space="preserve"> </w:t>
      </w:r>
      <w:proofErr w:type="spellStart"/>
      <w:r w:rsidR="0022360A" w:rsidRPr="0022360A">
        <w:t>choisi</w:t>
      </w:r>
      <w:proofErr w:type="spellEnd"/>
      <w:r w:rsidR="0022360A" w:rsidRPr="0022360A">
        <w:t xml:space="preserve"> </w:t>
      </w:r>
      <w:proofErr w:type="spellStart"/>
      <w:r w:rsidR="0022360A" w:rsidRPr="0022360A">
        <w:t>cette</w:t>
      </w:r>
      <w:proofErr w:type="spellEnd"/>
      <w:r w:rsidR="0022360A" w:rsidRPr="0022360A">
        <w:t xml:space="preserve"> position </w:t>
      </w:r>
      <w:proofErr w:type="spellStart"/>
      <w:r w:rsidR="0022360A" w:rsidRPr="0022360A">
        <w:t>d’écoute-là</w:t>
      </w:r>
      <w:proofErr w:type="spellEnd"/>
      <w:r w:rsidR="0022360A" w:rsidRPr="0022360A">
        <w:t xml:space="preserve"> </w:t>
      </w:r>
      <w:proofErr w:type="spellStart"/>
      <w:r w:rsidR="0022360A" w:rsidRPr="0022360A">
        <w:t>parce</w:t>
      </w:r>
      <w:proofErr w:type="spellEnd"/>
      <w:r w:rsidR="0022360A" w:rsidRPr="0022360A">
        <w:t xml:space="preserve"> </w:t>
      </w:r>
      <w:proofErr w:type="spellStart"/>
      <w:r w:rsidR="0022360A" w:rsidRPr="0022360A">
        <w:t>qu’il</w:t>
      </w:r>
      <w:proofErr w:type="spellEnd"/>
      <w:r w:rsidR="0022360A" w:rsidRPr="0022360A">
        <w:t xml:space="preserve"> y a </w:t>
      </w:r>
      <w:proofErr w:type="spellStart"/>
      <w:r w:rsidR="0022360A" w:rsidRPr="0022360A">
        <w:t>comme</w:t>
      </w:r>
      <w:proofErr w:type="spellEnd"/>
      <w:r w:rsidR="0022360A" w:rsidRPr="0022360A">
        <w:t xml:space="preserve"> </w:t>
      </w:r>
      <w:proofErr w:type="spellStart"/>
      <w:r w:rsidR="0022360A" w:rsidRPr="0022360A">
        <w:t>une</w:t>
      </w:r>
      <w:proofErr w:type="spellEnd"/>
      <w:r w:rsidR="0022360A" w:rsidRPr="0022360A">
        <w:t xml:space="preserve"> transition, </w:t>
      </w:r>
      <w:r w:rsidR="0022360A">
        <w:t>[…]</w:t>
      </w:r>
      <w:r w:rsidR="0022360A" w:rsidRPr="0022360A">
        <w:t xml:space="preserve"> </w:t>
      </w:r>
      <w:r w:rsidR="0022360A" w:rsidRPr="00B05079">
        <w:rPr>
          <w:lang w:val="fr-CA"/>
        </w:rPr>
        <w:t>Je ne</w:t>
      </w:r>
      <w:r w:rsidR="00F111B5" w:rsidRPr="00B05079">
        <w:rPr>
          <w:lang w:val="fr-CA"/>
        </w:rPr>
        <w:t xml:space="preserve"> </w:t>
      </w:r>
      <w:r w:rsidR="0022360A" w:rsidRPr="00B05079">
        <w:rPr>
          <w:lang w:val="fr-CA"/>
        </w:rPr>
        <w:t>sais pas si c’est la captation ou si c’est la position des colonnes […]”</w:t>
      </w:r>
      <w:r w:rsidR="00C028B8" w:rsidRPr="000938CD">
        <w:rPr>
          <w:rStyle w:val="FootnoteReference"/>
        </w:rPr>
        <w:footnoteReference w:id="2"/>
      </w:r>
      <w:r w:rsidR="0022360A" w:rsidRPr="00B05079">
        <w:rPr>
          <w:lang w:val="fr-CA"/>
        </w:rPr>
        <w:t>.</w:t>
      </w:r>
      <w:r w:rsidR="005E2652" w:rsidRPr="00B05079">
        <w:rPr>
          <w:lang w:val="fr-CA"/>
        </w:rPr>
        <w:t xml:space="preserve"> </w:t>
      </w:r>
      <w:r w:rsidR="005E2652">
        <w:t>The sec</w:t>
      </w:r>
      <w:r w:rsidR="00A77847">
        <w:t>o</w:t>
      </w:r>
      <w:r w:rsidR="005E2652">
        <w:t>nd perspective i</w:t>
      </w:r>
      <w:r w:rsidR="00A77847">
        <w:t xml:space="preserve">n </w:t>
      </w:r>
      <w:r w:rsidR="00BF1EFF">
        <w:t>this category</w:t>
      </w:r>
      <w:r w:rsidR="00B05079">
        <w:t xml:space="preserve">, </w:t>
      </w:r>
      <w:r w:rsidR="00B05079" w:rsidRPr="00B05079">
        <w:rPr>
          <w:i/>
          <w:iCs/>
        </w:rPr>
        <w:t>Body &amp; Space</w:t>
      </w:r>
      <w:r w:rsidR="00B05079">
        <w:t xml:space="preserve">, </w:t>
      </w:r>
      <w:r w:rsidR="00EC6804">
        <w:t>describes</w:t>
      </w:r>
      <w:r w:rsidR="00A77847">
        <w:t xml:space="preserve"> the ability </w:t>
      </w:r>
      <w:r w:rsidR="0077645D">
        <w:t>to relate to the actual experience of the work</w:t>
      </w:r>
      <w:r w:rsidR="004647A7">
        <w:t>.</w:t>
      </w:r>
      <w:r w:rsidR="00CA43EE">
        <w:t xml:space="preserve"> </w:t>
      </w:r>
      <w:r w:rsidR="00CA43EE" w:rsidRPr="00B05079">
        <w:rPr>
          <w:lang w:val="fr-CA"/>
        </w:rPr>
        <w:t xml:space="preserve">P14, </w:t>
      </w:r>
      <w:proofErr w:type="gramStart"/>
      <w:r w:rsidR="00CA43EE" w:rsidRPr="00B05079">
        <w:rPr>
          <w:lang w:val="fr-CA"/>
        </w:rPr>
        <w:t>a</w:t>
      </w:r>
      <w:proofErr w:type="gramEnd"/>
      <w:r w:rsidR="00CA43EE" w:rsidRPr="00B05079">
        <w:rPr>
          <w:lang w:val="fr-CA"/>
        </w:rPr>
        <w:t xml:space="preserve"> CU profile, </w:t>
      </w:r>
      <w:r w:rsidR="006D4B2F" w:rsidRPr="00B05079">
        <w:rPr>
          <w:lang w:val="fr-CA"/>
        </w:rPr>
        <w:t>justif</w:t>
      </w:r>
      <w:r w:rsidR="00B05079">
        <w:rPr>
          <w:lang w:val="fr-CA"/>
        </w:rPr>
        <w:t>ies</w:t>
      </w:r>
      <w:r w:rsidR="006D4B2F" w:rsidRPr="00B05079">
        <w:rPr>
          <w:lang w:val="fr-CA"/>
        </w:rPr>
        <w:t xml:space="preserve"> a position </w:t>
      </w:r>
      <w:proofErr w:type="spellStart"/>
      <w:r w:rsidR="00F81095" w:rsidRPr="00B05079">
        <w:rPr>
          <w:lang w:val="fr-CA"/>
        </w:rPr>
        <w:t>described</w:t>
      </w:r>
      <w:proofErr w:type="spellEnd"/>
      <w:r w:rsidR="00F81095" w:rsidRPr="00B05079">
        <w:rPr>
          <w:lang w:val="fr-CA"/>
        </w:rPr>
        <w:t xml:space="preserve"> as ‘</w:t>
      </w:r>
      <w:proofErr w:type="spellStart"/>
      <w:r w:rsidR="00F81095" w:rsidRPr="00B05079">
        <w:rPr>
          <w:lang w:val="fr-CA"/>
        </w:rPr>
        <w:t>rather</w:t>
      </w:r>
      <w:proofErr w:type="spellEnd"/>
      <w:r w:rsidR="00F81095" w:rsidRPr="00B05079">
        <w:rPr>
          <w:lang w:val="fr-CA"/>
        </w:rPr>
        <w:t xml:space="preserve"> bizarre’ </w:t>
      </w:r>
      <w:r w:rsidR="009962E9" w:rsidRPr="00B05079">
        <w:rPr>
          <w:lang w:val="fr-CA"/>
        </w:rPr>
        <w:t xml:space="preserve">like </w:t>
      </w:r>
      <w:proofErr w:type="spellStart"/>
      <w:r w:rsidR="0089709A" w:rsidRPr="00B05079">
        <w:rPr>
          <w:lang w:val="fr-CA"/>
        </w:rPr>
        <w:t>this</w:t>
      </w:r>
      <w:proofErr w:type="spellEnd"/>
      <w:r w:rsidR="0089709A" w:rsidRPr="00B05079">
        <w:rPr>
          <w:lang w:val="fr-CA"/>
        </w:rPr>
        <w:t>:</w:t>
      </w:r>
      <w:r w:rsidR="009962E9" w:rsidRPr="00B05079">
        <w:rPr>
          <w:lang w:val="fr-CA"/>
        </w:rPr>
        <w:t xml:space="preserve"> </w:t>
      </w:r>
      <w:commentRangeStart w:id="13"/>
      <w:r w:rsidR="00A82C34" w:rsidRPr="00B05079">
        <w:rPr>
          <w:lang w:val="fr-CA"/>
        </w:rPr>
        <w:t>“</w:t>
      </w:r>
      <w:r w:rsidR="006D4B2F" w:rsidRPr="00B05079">
        <w:rPr>
          <w:lang w:val="fr-CA"/>
        </w:rPr>
        <w:t>j’essayais après d’avoir une expérience de mon corps dans l’espace”</w:t>
      </w:r>
      <w:commentRangeEnd w:id="13"/>
      <w:r w:rsidR="00130D9B">
        <w:rPr>
          <w:rStyle w:val="CommentReference"/>
        </w:rPr>
        <w:commentReference w:id="13"/>
      </w:r>
      <w:r w:rsidR="006D4B2F" w:rsidRPr="00B05079">
        <w:rPr>
          <w:lang w:val="fr-CA"/>
        </w:rPr>
        <w:t>.</w:t>
      </w:r>
      <w:r w:rsidR="006026EE">
        <w:rPr>
          <w:lang w:val="fr-CA"/>
        </w:rPr>
        <w:t xml:space="preserve"> P14’s </w:t>
      </w:r>
      <w:proofErr w:type="spellStart"/>
      <w:r w:rsidR="006026EE">
        <w:rPr>
          <w:lang w:val="fr-CA"/>
        </w:rPr>
        <w:t>statement</w:t>
      </w:r>
      <w:proofErr w:type="spellEnd"/>
      <w:r w:rsidR="006026EE">
        <w:rPr>
          <w:lang w:val="fr-CA"/>
        </w:rPr>
        <w:t xml:space="preserve"> </w:t>
      </w:r>
      <w:proofErr w:type="spellStart"/>
      <w:r w:rsidR="00DF06F6">
        <w:rPr>
          <w:lang w:val="fr-CA"/>
        </w:rPr>
        <w:t>brings</w:t>
      </w:r>
      <w:proofErr w:type="spellEnd"/>
      <w:r w:rsidR="006026EE">
        <w:rPr>
          <w:lang w:val="fr-CA"/>
        </w:rPr>
        <w:t xml:space="preserve"> </w:t>
      </w:r>
      <w:proofErr w:type="spellStart"/>
      <w:r w:rsidR="006026EE">
        <w:rPr>
          <w:lang w:val="fr-CA"/>
        </w:rPr>
        <w:t>th</w:t>
      </w:r>
      <w:r w:rsidR="00B05079">
        <w:rPr>
          <w:lang w:val="fr-CA"/>
        </w:rPr>
        <w:t>is</w:t>
      </w:r>
      <w:proofErr w:type="spellEnd"/>
      <w:r w:rsidR="006026EE">
        <w:rPr>
          <w:lang w:val="fr-CA"/>
        </w:rPr>
        <w:t xml:space="preserve"> </w:t>
      </w:r>
      <w:proofErr w:type="spellStart"/>
      <w:r w:rsidR="006026EE">
        <w:rPr>
          <w:lang w:val="fr-CA"/>
        </w:rPr>
        <w:t>sub-category</w:t>
      </w:r>
      <w:proofErr w:type="spellEnd"/>
      <w:r w:rsidR="006026EE">
        <w:rPr>
          <w:lang w:val="fr-CA"/>
        </w:rPr>
        <w:t xml:space="preserve"> </w:t>
      </w:r>
      <w:proofErr w:type="spellStart"/>
      <w:r w:rsidR="00DF06F6">
        <w:rPr>
          <w:lang w:val="fr-CA"/>
        </w:rPr>
        <w:t>closer</w:t>
      </w:r>
      <w:proofErr w:type="spellEnd"/>
      <w:r w:rsidR="00DF06F6">
        <w:rPr>
          <w:lang w:val="fr-CA"/>
        </w:rPr>
        <w:t xml:space="preserve"> </w:t>
      </w:r>
      <w:r w:rsidR="006026EE">
        <w:rPr>
          <w:lang w:val="fr-CA"/>
        </w:rPr>
        <w:t xml:space="preserve">to </w:t>
      </w:r>
      <w:proofErr w:type="spellStart"/>
      <w:r w:rsidR="006026EE">
        <w:rPr>
          <w:lang w:val="fr-CA"/>
        </w:rPr>
        <w:t>Rumsey’s</w:t>
      </w:r>
      <w:proofErr w:type="spellEnd"/>
      <w:r w:rsidR="006026EE">
        <w:rPr>
          <w:lang w:val="fr-CA"/>
        </w:rPr>
        <w:t xml:space="preserve"> </w:t>
      </w:r>
      <w:r w:rsidR="00B05079">
        <w:rPr>
          <w:lang w:val="fr-CA"/>
        </w:rPr>
        <w:fldChar w:fldCharType="begin"/>
      </w:r>
      <w:r w:rsidR="00B05079">
        <w:rPr>
          <w:lang w:val="fr-CA"/>
        </w:rPr>
        <w:instrText xml:space="preserve"> ADDIN ZOTERO_ITEM CSL_CITATION {"citationID":"NdXzKRe6","properties":{"formattedCitation":"(2002)","plainCitation":"(2002)","noteIndex":0},"citationItems":[{"id":3833,"uris":["http://zotero.org/users/706506/items/UGJ7U6LV"],"itemData":{"id":3833,"type":"article-journal","abstract":"Spatial quality in reproduced sound is a subset of the broad topic of sound quality. In the past it has been studied less rigorously than other aspects of reproduced sound quality, leading to a lack of clarity in standard definitions of subjective attributes. Rigor in the physical measurement of sound signals should be matched by equal rigor in semantics relating to subjective evaluation. A scene-based paradigm for the description and assessment of spatial quality is described, which enables...","container-title":"Journal of the Audio Engineering Society","issue":"9","journalAbbreviation":"JAES","language":"English","note":"publisher: Audio Engineering Society","page":"651-666","source":"www.aes.org","title":"Spatial Quality Evaluation for Reproduced Sound: Terminology, Meaning, and a Scene-Based Paradigm","title-short":"Spatial Quality Evaluation for Reproduced Sound","volume":"50","author":[{"family":"Rumsey","given":"Francis"}],"issued":{"date-parts":[["2002"]]}},"label":"page","suppress-author":true}],"schema":"https://github.com/citation-style-language/schema/raw/master/csl-citation.json"} </w:instrText>
      </w:r>
      <w:r w:rsidR="00B05079">
        <w:rPr>
          <w:lang w:val="fr-CA"/>
        </w:rPr>
        <w:fldChar w:fldCharType="separate"/>
      </w:r>
      <w:r w:rsidR="00B05079">
        <w:rPr>
          <w:noProof/>
          <w:lang w:val="fr-CA"/>
        </w:rPr>
        <w:t>(2002)</w:t>
      </w:r>
      <w:r w:rsidR="00B05079">
        <w:rPr>
          <w:lang w:val="fr-CA"/>
        </w:rPr>
        <w:fldChar w:fldCharType="end"/>
      </w:r>
      <w:r w:rsidR="00B05079">
        <w:rPr>
          <w:lang w:val="fr-CA"/>
        </w:rPr>
        <w:t xml:space="preserve"> </w:t>
      </w:r>
      <w:r w:rsidR="00DF06F6">
        <w:rPr>
          <w:lang w:val="fr-CA"/>
        </w:rPr>
        <w:t>notion</w:t>
      </w:r>
      <w:r w:rsidR="006026EE">
        <w:rPr>
          <w:lang w:val="fr-CA"/>
        </w:rPr>
        <w:t xml:space="preserve"> of </w:t>
      </w:r>
      <w:proofErr w:type="spellStart"/>
      <w:r w:rsidR="006026EE">
        <w:rPr>
          <w:lang w:val="fr-CA"/>
        </w:rPr>
        <w:t>presence</w:t>
      </w:r>
      <w:proofErr w:type="spellEnd"/>
      <w:r w:rsidR="00B05079">
        <w:rPr>
          <w:lang w:val="fr-CA"/>
        </w:rPr>
        <w:t> : « </w:t>
      </w:r>
      <w:r w:rsidR="00B05079" w:rsidRPr="00B05079">
        <w:rPr>
          <w:lang w:val="en-US"/>
        </w:rPr>
        <w:t>defined as the sense of being inside an (enclosed) space</w:t>
      </w:r>
      <w:r w:rsidR="00B05079">
        <w:rPr>
          <w:lang w:val="en-US"/>
        </w:rPr>
        <w:t>” (p. 662).</w:t>
      </w:r>
    </w:p>
    <w:p w14:paraId="437CCC5D" w14:textId="77777777" w:rsidR="004A6684" w:rsidRDefault="004A6684" w:rsidP="006C3744">
      <w:pPr>
        <w:rPr>
          <w:i/>
          <w:iCs/>
        </w:rPr>
      </w:pPr>
    </w:p>
    <w:p w14:paraId="02E1F2CE" w14:textId="706835FA" w:rsidR="006740FD" w:rsidRDefault="007845A6" w:rsidP="006C3744">
      <w:r w:rsidRPr="007845A6">
        <w:rPr>
          <w:i/>
          <w:iCs/>
        </w:rPr>
        <w:t>D-Listening modes</w:t>
      </w:r>
      <w:r>
        <w:t xml:space="preserve"> </w:t>
      </w:r>
      <w:r w:rsidR="009169E4">
        <w:t>is a complex category</w:t>
      </w:r>
      <w:r w:rsidR="00BF1EFF">
        <w:t xml:space="preserve"> </w:t>
      </w:r>
      <w:r w:rsidR="009169E4">
        <w:t>contain</w:t>
      </w:r>
      <w:r w:rsidR="00BF1EFF">
        <w:t>ing</w:t>
      </w:r>
      <w:r w:rsidR="009169E4">
        <w:t xml:space="preserve"> four subcategories</w:t>
      </w:r>
      <w:r w:rsidR="00132D42">
        <w:t xml:space="preserve">. </w:t>
      </w:r>
      <w:r w:rsidR="00132D42" w:rsidRPr="00A117BA">
        <w:rPr>
          <w:i/>
          <w:iCs/>
        </w:rPr>
        <w:t>D1</w:t>
      </w:r>
      <w:r w:rsidR="009766A7" w:rsidRPr="00A117BA">
        <w:rPr>
          <w:i/>
          <w:iCs/>
        </w:rPr>
        <w:t>-Interaction</w:t>
      </w:r>
      <w:r w:rsidR="009766A7">
        <w:t xml:space="preserve"> describes </w:t>
      </w:r>
      <w:r w:rsidR="000E7D57">
        <w:t xml:space="preserve">the relation to the actual work considering that both </w:t>
      </w:r>
      <w:r w:rsidR="00514F4A">
        <w:t>installations</w:t>
      </w:r>
      <w:r w:rsidR="000E7D57">
        <w:t xml:space="preserve"> could be triggered by the visitors when </w:t>
      </w:r>
      <w:r w:rsidR="00300637">
        <w:t>acting</w:t>
      </w:r>
      <w:r w:rsidR="000E7D57">
        <w:t xml:space="preserve"> </w:t>
      </w:r>
      <w:r w:rsidR="00300637">
        <w:t>with</w:t>
      </w:r>
      <w:r w:rsidR="000E7D57">
        <w:t xml:space="preserve"> the interface in the case of JPG or by </w:t>
      </w:r>
      <w:r w:rsidR="001B6508">
        <w:t>producing</w:t>
      </w:r>
      <w:r w:rsidR="00300637">
        <w:t xml:space="preserve"> </w:t>
      </w:r>
      <w:r w:rsidR="00E06929">
        <w:t xml:space="preserve">environmental </w:t>
      </w:r>
      <w:r w:rsidR="00300637">
        <w:t>sound</w:t>
      </w:r>
      <w:r w:rsidR="00E06929">
        <w:t>s</w:t>
      </w:r>
      <w:r w:rsidR="00300637">
        <w:t xml:space="preserve"> in the case of ES. </w:t>
      </w:r>
      <w:r w:rsidR="00F77897">
        <w:t>Several p</w:t>
      </w:r>
      <w:r w:rsidR="006166A9">
        <w:t>artic</w:t>
      </w:r>
      <w:r w:rsidR="00B04C1C">
        <w:t xml:space="preserve">ipants noticed sound elements </w:t>
      </w:r>
      <w:r w:rsidR="00AC2CA0">
        <w:t>giving an insight into th</w:t>
      </w:r>
      <w:r w:rsidR="007863FA">
        <w:t>e</w:t>
      </w:r>
      <w:r w:rsidR="00B270DC">
        <w:t xml:space="preserve"> interactive </w:t>
      </w:r>
      <w:r w:rsidR="007863FA">
        <w:t xml:space="preserve">nature </w:t>
      </w:r>
      <w:r w:rsidR="00EC2E5D">
        <w:t>of the work</w:t>
      </w:r>
      <w:r w:rsidR="00B270DC">
        <w:t xml:space="preserve"> or selected a position that would be the position of a visitor interacting with the sound</w:t>
      </w:r>
      <w:r w:rsidR="00150B14">
        <w:t xml:space="preserve"> </w:t>
      </w:r>
      <w:r w:rsidR="00B270DC">
        <w:t>installation</w:t>
      </w:r>
      <w:r w:rsidR="002B234A">
        <w:t xml:space="preserve"> with the intention to relate to the sensory experience in this context</w:t>
      </w:r>
      <w:r w:rsidR="003800BD">
        <w:t xml:space="preserve">. </w:t>
      </w:r>
    </w:p>
    <w:p w14:paraId="362DBC1D" w14:textId="1DDF818B" w:rsidR="001C5289" w:rsidRDefault="00300637" w:rsidP="006C3744">
      <w:r w:rsidRPr="00A117BA">
        <w:rPr>
          <w:i/>
          <w:iCs/>
        </w:rPr>
        <w:t>D2-</w:t>
      </w:r>
      <w:r w:rsidR="00A117BA" w:rsidRPr="00A117BA">
        <w:rPr>
          <w:i/>
          <w:iCs/>
        </w:rPr>
        <w:t>Descriptive</w:t>
      </w:r>
      <w:r w:rsidR="00514F4A">
        <w:t xml:space="preserve"> presents strategies focussing on elements of the soundscape, either physically (with sound sources) or </w:t>
      </w:r>
      <w:r w:rsidR="008E7481">
        <w:t>acoustically (with sound objects) or geographically (</w:t>
      </w:r>
      <w:r w:rsidR="005B42F4">
        <w:t xml:space="preserve">with sound areas). For the </w:t>
      </w:r>
      <w:r w:rsidR="003B1764">
        <w:t>latter</w:t>
      </w:r>
      <w:r w:rsidR="005B42F4">
        <w:t xml:space="preserve">, one </w:t>
      </w:r>
      <w:r w:rsidR="0036259A">
        <w:t>reason for the selection</w:t>
      </w:r>
      <w:r w:rsidR="000270AE">
        <w:t>,</w:t>
      </w:r>
      <w:r w:rsidR="0036259A">
        <w:t xml:space="preserve"> for example</w:t>
      </w:r>
      <w:r w:rsidR="000270AE">
        <w:t>, was</w:t>
      </w:r>
      <w:r w:rsidR="0036259A">
        <w:t xml:space="preserve"> the </w:t>
      </w:r>
      <w:r w:rsidR="000270AE">
        <w:t>characterization</w:t>
      </w:r>
      <w:r w:rsidR="0036259A">
        <w:t xml:space="preserve"> of </w:t>
      </w:r>
      <w:r w:rsidR="00CC6476">
        <w:t>the external limit for the sound installation, defining where the visitor is entering its space sonically.</w:t>
      </w:r>
      <w:r w:rsidR="003D468F">
        <w:t xml:space="preserve"> SEs tended to focus on sources</w:t>
      </w:r>
      <w:r w:rsidR="00703F67">
        <w:t xml:space="preserve"> and areas, whereas S</w:t>
      </w:r>
      <w:r w:rsidR="002849F0">
        <w:t>A</w:t>
      </w:r>
      <w:r w:rsidR="00703F67">
        <w:t xml:space="preserve">s and </w:t>
      </w:r>
      <w:proofErr w:type="spellStart"/>
      <w:r w:rsidR="00703F67">
        <w:t>C</w:t>
      </w:r>
      <w:r w:rsidR="001878AA">
        <w:t>O</w:t>
      </w:r>
      <w:r w:rsidR="00703F67">
        <w:t>s+C</w:t>
      </w:r>
      <w:r w:rsidR="001878AA">
        <w:t>U</w:t>
      </w:r>
      <w:r w:rsidR="00703F67">
        <w:t>s</w:t>
      </w:r>
      <w:proofErr w:type="spellEnd"/>
      <w:r w:rsidR="001878AA">
        <w:t xml:space="preserve"> provided a more mixed perspective.</w:t>
      </w:r>
      <w:r w:rsidR="00103274">
        <w:t xml:space="preserve"> </w:t>
      </w:r>
      <w:r w:rsidR="00645A76">
        <w:t xml:space="preserve">Most </w:t>
      </w:r>
      <w:r w:rsidR="00E95C42">
        <w:t>elements in this general catego</w:t>
      </w:r>
      <w:r w:rsidR="002F20B7">
        <w:t>r</w:t>
      </w:r>
      <w:r w:rsidR="00E95C42">
        <w:t>y have been described in previous framework</w:t>
      </w:r>
      <w:r w:rsidR="00B94156">
        <w:t>s</w:t>
      </w:r>
      <w:r w:rsidR="005D1942">
        <w:t xml:space="preserve"> and with greater details</w:t>
      </w:r>
      <w:r w:rsidR="00B94156">
        <w:t xml:space="preserve">, namely </w:t>
      </w:r>
      <w:proofErr w:type="spellStart"/>
      <w:r w:rsidR="00B94156">
        <w:t>Fraisse</w:t>
      </w:r>
      <w:proofErr w:type="spellEnd"/>
      <w:r w:rsidR="00B94156">
        <w:t xml:space="preserve"> </w:t>
      </w:r>
      <w:r w:rsidR="00D15601">
        <w:t>et</w:t>
      </w:r>
      <w:r w:rsidR="00B94156">
        <w:t xml:space="preserve"> al. </w:t>
      </w:r>
      <w:r w:rsidR="00D15601">
        <w:fldChar w:fldCharType="begin"/>
      </w:r>
      <w:r w:rsidR="00376000">
        <w:instrText xml:space="preserve"> ADDIN ZOTERO_ITEM CSL_CITATION {"citationID":"Tb3iaZk9","properties":{"formattedCitation":"(2022)","plainCitation":"(2022)","noteIndex":0},"citationItems":[{"id":4859,"uris":["http://zotero.org/users/706506/items/JVQHJPH2"],"itemData":{"id":4859,"type":"article-journal","abstract":"We propose a conceptual framework for describing and documenting sound installations from a visitor’s point of view. In the form of a taxonomy, the framework includes four complementary perspectives: sound sources, sound design approaches, visiting modalities and visual aspects. Its elaboration was informed by a review of contemporary sound installations in Quebec as well as a literature review on conceptual and theoretical frameworks on sound art and sound installations. Compared with existing frameworks, the taxonomy is useful for describing and comparing sound installations across meaningful perspectives from a visitor’s stance. To illustrate the potential benefits of the taxonomy and the diversity of installations it can portray, we provide a comparative analysis of four contemporary sound installations from different perspectives. We conclude with the use of this taxonomy for documentation purposes.","container-title":"Organised Sound","DOI":"10.1017/S135577182200036X","ISSN":"1355-7718, 1469-8153","issue":"2","language":"en","page":"227-242","source":"Cambridge University Press","title":"Experiencing Sound Installations: A conceptual framework","title-short":"Experiencing Sound Installations","volume":"7","author":[{"family":"Fraisse","given":"Valérian"},{"family":"Giannini","given":"Nicola"},{"family":"Guastavino","given":"Catherine"},{"family":"Boutard","given":"Guillaume"}],"issued":{"date-parts":[["2022",9,16]]}},"label":"page","suppress-author":true}],"schema":"https://github.com/citation-style-language/schema/raw/master/csl-citation.json"} </w:instrText>
      </w:r>
      <w:r w:rsidR="00D15601">
        <w:fldChar w:fldCharType="separate"/>
      </w:r>
      <w:r w:rsidR="00376000">
        <w:rPr>
          <w:noProof/>
        </w:rPr>
        <w:t>(2022)</w:t>
      </w:r>
      <w:r w:rsidR="00D15601">
        <w:fldChar w:fldCharType="end"/>
      </w:r>
      <w:r w:rsidR="00376000">
        <w:t xml:space="preserve"> </w:t>
      </w:r>
      <w:r w:rsidR="00F054D5">
        <w:t xml:space="preserve">within their category </w:t>
      </w:r>
      <w:r w:rsidR="00435A97" w:rsidRPr="00435A97">
        <w:rPr>
          <w:i/>
          <w:iCs/>
        </w:rPr>
        <w:t>Sound design approaches</w:t>
      </w:r>
      <w:r w:rsidR="00435A97">
        <w:t xml:space="preserve">, </w:t>
      </w:r>
      <w:r w:rsidR="00B94156">
        <w:t>fr</w:t>
      </w:r>
      <w:r w:rsidR="00773794">
        <w:t>om</w:t>
      </w:r>
      <w:r w:rsidR="00B94156">
        <w:t xml:space="preserve"> </w:t>
      </w:r>
      <w:r w:rsidR="006B66F5">
        <w:t>a sound studies perspective</w:t>
      </w:r>
      <w:r w:rsidR="00435A97">
        <w:t>,</w:t>
      </w:r>
      <w:r w:rsidR="006B66F5">
        <w:t xml:space="preserve"> or Brost </w:t>
      </w:r>
      <w:r w:rsidR="00376000">
        <w:fldChar w:fldCharType="begin"/>
      </w:r>
      <w:r w:rsidR="00F054D5">
        <w:instrText xml:space="preserve"> ADDIN ZOTERO_ITEM CSL_CITATION {"citationID":"l9xBUKav","properties":{"formattedCitation":"(2018)","plainCitation":"(2018)","noteIndex":0},"citationItems":[{"id":3676,"uris":["http://zotero.org/users/706506/items/KYIC4WX4"],"itemData":{"id":3676,"type":"article-journal","container-title":"The Electronic Media Review","title":"A Documentation Framework for Sound in Time-based Media Installation Art – Electronic Media Review","URL":"https://resources.culturalheritage.org/emg-review/volume-5-2017-2018/brost-2/","volume":"5","author":[{"family":"Brost","given":"Amy"}],"accessed":{"date-parts":[["2021",3,16]]},"issued":{"date-parts":[["2018"]]}},"label":"page","suppress-author":true}],"schema":"https://github.com/citation-style-language/schema/raw/master/csl-citation.json"} </w:instrText>
      </w:r>
      <w:r w:rsidR="00376000">
        <w:fldChar w:fldCharType="separate"/>
      </w:r>
      <w:r w:rsidR="00F054D5">
        <w:rPr>
          <w:noProof/>
        </w:rPr>
        <w:t>(2018)</w:t>
      </w:r>
      <w:r w:rsidR="00376000">
        <w:fldChar w:fldCharType="end"/>
      </w:r>
      <w:r w:rsidR="00376000">
        <w:t xml:space="preserve"> </w:t>
      </w:r>
      <w:r w:rsidR="004B7737">
        <w:t xml:space="preserve">within the category </w:t>
      </w:r>
      <w:r w:rsidR="004B7737" w:rsidRPr="00773794">
        <w:rPr>
          <w:i/>
          <w:iCs/>
        </w:rPr>
        <w:t>Sonic parameters</w:t>
      </w:r>
      <w:r w:rsidR="00773794">
        <w:t xml:space="preserve">, </w:t>
      </w:r>
      <w:r w:rsidR="006B66F5">
        <w:t>fr</w:t>
      </w:r>
      <w:r w:rsidR="00773794">
        <w:t>om</w:t>
      </w:r>
      <w:r w:rsidR="006B66F5">
        <w:t xml:space="preserve"> a museum studies perspective.</w:t>
      </w:r>
      <w:r w:rsidR="00127C9F">
        <w:t xml:space="preserve"> </w:t>
      </w:r>
      <w:r w:rsidR="001817FF">
        <w:t>B</w:t>
      </w:r>
      <w:r w:rsidR="00D07DD8">
        <w:t xml:space="preserve">oth are constructed over the design </w:t>
      </w:r>
      <w:r w:rsidR="00D37009">
        <w:t xml:space="preserve">of sound art installation </w:t>
      </w:r>
      <w:r w:rsidR="003A40E7" w:rsidRPr="003A40E7">
        <w:rPr>
          <w:highlight w:val="yellow"/>
        </w:rPr>
        <w:t>and</w:t>
      </w:r>
      <w:r w:rsidR="00C2666D" w:rsidRPr="003A40E7">
        <w:rPr>
          <w:highlight w:val="yellow"/>
        </w:rPr>
        <w:t xml:space="preserve"> </w:t>
      </w:r>
      <w:r w:rsidR="00C2666D" w:rsidRPr="00F62557">
        <w:rPr>
          <w:highlight w:val="yellow"/>
        </w:rPr>
        <w:t>acknowledge</w:t>
      </w:r>
      <w:r w:rsidR="00C755B7" w:rsidRPr="00F62557">
        <w:rPr>
          <w:highlight w:val="yellow"/>
        </w:rPr>
        <w:t xml:space="preserve"> the sensory experience</w:t>
      </w:r>
      <w:ins w:id="14" w:author="Henrik Frisk" w:date="2025-01-28T16:04:00Z" w16du:dateUtc="2025-01-28T15:04:00Z">
        <w:r w:rsidR="00573CA7">
          <w:rPr>
            <w:highlight w:val="yellow"/>
          </w:rPr>
          <w:t>,</w:t>
        </w:r>
      </w:ins>
      <w:r w:rsidR="00C755B7" w:rsidRPr="00F62557">
        <w:rPr>
          <w:highlight w:val="yellow"/>
        </w:rPr>
        <w:t xml:space="preserve"> but </w:t>
      </w:r>
      <w:r w:rsidR="00AD15A3" w:rsidRPr="00F62557">
        <w:rPr>
          <w:highlight w:val="yellow"/>
        </w:rPr>
        <w:t>are limited to</w:t>
      </w:r>
      <w:r w:rsidR="00C755B7" w:rsidRPr="00F62557">
        <w:rPr>
          <w:highlight w:val="yellow"/>
        </w:rPr>
        <w:t xml:space="preserve"> a theoretical</w:t>
      </w:r>
      <w:r w:rsidR="0062065A" w:rsidRPr="00F62557">
        <w:rPr>
          <w:highlight w:val="yellow"/>
        </w:rPr>
        <w:t>, top-down</w:t>
      </w:r>
      <w:r w:rsidR="00C755B7" w:rsidRPr="00F62557">
        <w:rPr>
          <w:highlight w:val="yellow"/>
        </w:rPr>
        <w:t xml:space="preserve"> perspective</w:t>
      </w:r>
      <w:r w:rsidR="00AD15A3" w:rsidRPr="00F62557">
        <w:rPr>
          <w:highlight w:val="yellow"/>
        </w:rPr>
        <w:t xml:space="preserve"> rather than an empirical</w:t>
      </w:r>
      <w:r w:rsidR="00FF69D3" w:rsidRPr="00F62557">
        <w:rPr>
          <w:highlight w:val="yellow"/>
        </w:rPr>
        <w:t xml:space="preserve">, </w:t>
      </w:r>
      <w:r w:rsidR="00A036D7" w:rsidRPr="00F62557">
        <w:rPr>
          <w:highlight w:val="yellow"/>
        </w:rPr>
        <w:t>sensory-based</w:t>
      </w:r>
      <w:r w:rsidR="00AD15A3" w:rsidRPr="00F62557">
        <w:rPr>
          <w:highlight w:val="yellow"/>
        </w:rPr>
        <w:t xml:space="preserve"> one.</w:t>
      </w:r>
      <w:r w:rsidR="000233C7">
        <w:t xml:space="preserve"> </w:t>
      </w:r>
    </w:p>
    <w:p w14:paraId="608C956A" w14:textId="0F14EFE4" w:rsidR="00054783" w:rsidRPr="00324DAB" w:rsidRDefault="00103274" w:rsidP="006C3744">
      <w:pPr>
        <w:rPr>
          <w:lang w:val="fr-CA"/>
        </w:rPr>
      </w:pPr>
      <w:r w:rsidRPr="002476B0">
        <w:rPr>
          <w:i/>
          <w:iCs/>
        </w:rPr>
        <w:t>D3-</w:t>
      </w:r>
      <w:r w:rsidR="00C31D1E" w:rsidRPr="002476B0">
        <w:rPr>
          <w:i/>
          <w:iCs/>
        </w:rPr>
        <w:t>Curatorial</w:t>
      </w:r>
      <w:r w:rsidR="00C31D1E">
        <w:t xml:space="preserve"> r</w:t>
      </w:r>
      <w:r>
        <w:t>elate</w:t>
      </w:r>
      <w:r w:rsidR="00AE35CA">
        <w:t>s</w:t>
      </w:r>
      <w:r>
        <w:t xml:space="preserve"> to </w:t>
      </w:r>
      <w:r w:rsidR="00C31D1E">
        <w:t>trajectories curated by participants</w:t>
      </w:r>
      <w:r w:rsidR="00CC3DD4">
        <w:t xml:space="preserve">. In this paradigm the succession of positions </w:t>
      </w:r>
      <w:r w:rsidR="00AE35CA">
        <w:t>is</w:t>
      </w:r>
      <w:r w:rsidR="00CC3DD4">
        <w:t xml:space="preserve"> critical. </w:t>
      </w:r>
      <w:r w:rsidR="00054783">
        <w:t>As such</w:t>
      </w:r>
      <w:r w:rsidR="00D43C6C">
        <w:t>,</w:t>
      </w:r>
      <w:r w:rsidR="00054783">
        <w:t xml:space="preserve"> it relates to </w:t>
      </w:r>
      <w:r w:rsidR="00374E97">
        <w:t xml:space="preserve">Brost’s category </w:t>
      </w:r>
      <w:r w:rsidR="00B80B15" w:rsidRPr="00F03B1A">
        <w:rPr>
          <w:i/>
          <w:iCs/>
        </w:rPr>
        <w:t>Additional listener experience</w:t>
      </w:r>
      <w:r w:rsidR="00DC281E" w:rsidRPr="00F03B1A">
        <w:rPr>
          <w:i/>
          <w:iCs/>
        </w:rPr>
        <w:t>s</w:t>
      </w:r>
      <w:r w:rsidR="00B80B15">
        <w:t xml:space="preserve"> which </w:t>
      </w:r>
      <w:r w:rsidR="00DC281E">
        <w:t>“</w:t>
      </w:r>
      <w:r w:rsidR="00DC281E" w:rsidRPr="00DC281E">
        <w:rPr>
          <w:lang w:val="en-US"/>
        </w:rPr>
        <w:t>describe the key listener positions and</w:t>
      </w:r>
      <w:r w:rsidR="00DC281E">
        <w:rPr>
          <w:lang w:val="en-US"/>
        </w:rPr>
        <w:t xml:space="preserve"> </w:t>
      </w:r>
      <w:r w:rsidR="00DC281E" w:rsidRPr="00DC281E">
        <w:rPr>
          <w:lang w:val="en-US"/>
        </w:rPr>
        <w:t>the desired listener experience</w:t>
      </w:r>
      <w:r w:rsidR="00D271AD">
        <w:rPr>
          <w:lang w:val="en-US"/>
        </w:rPr>
        <w:t>”</w:t>
      </w:r>
      <w:r w:rsidR="00C31E36">
        <w:rPr>
          <w:lang w:val="en-US"/>
        </w:rPr>
        <w:t>, but with a narrative</w:t>
      </w:r>
      <w:r w:rsidR="00D271AD">
        <w:rPr>
          <w:lang w:val="en-US"/>
        </w:rPr>
        <w:t xml:space="preserve">. </w:t>
      </w:r>
      <w:r w:rsidR="00503022">
        <w:rPr>
          <w:lang w:val="en-US"/>
        </w:rPr>
        <w:t xml:space="preserve">This perspective was </w:t>
      </w:r>
      <w:r w:rsidR="007D32E7">
        <w:rPr>
          <w:lang w:val="en-US"/>
        </w:rPr>
        <w:t>indeed proposed</w:t>
      </w:r>
      <w:r w:rsidR="00503022">
        <w:rPr>
          <w:lang w:val="en-US"/>
        </w:rPr>
        <w:t xml:space="preserve"> by a CO</w:t>
      </w:r>
      <w:r w:rsidR="00FC7B08">
        <w:rPr>
          <w:lang w:val="en-US"/>
        </w:rPr>
        <w:t>+CU</w:t>
      </w:r>
      <w:r w:rsidR="00503022">
        <w:rPr>
          <w:lang w:val="en-US"/>
        </w:rPr>
        <w:t xml:space="preserve"> profile</w:t>
      </w:r>
      <w:r w:rsidR="000A16D6">
        <w:rPr>
          <w:lang w:val="en-US"/>
        </w:rPr>
        <w:t xml:space="preserve">, P13 </w:t>
      </w:r>
      <w:r w:rsidR="00C31E36">
        <w:rPr>
          <w:lang w:val="en-US"/>
        </w:rPr>
        <w:t xml:space="preserve">who concludes that </w:t>
      </w:r>
      <w:r w:rsidR="008454CC">
        <w:rPr>
          <w:lang w:val="en-US"/>
        </w:rPr>
        <w:t>the selected position:</w:t>
      </w:r>
      <w:r w:rsidR="000A16D6">
        <w:rPr>
          <w:lang w:val="en-US"/>
        </w:rPr>
        <w:t xml:space="preserve"> “[…]</w:t>
      </w:r>
      <w:r w:rsidR="008454CC" w:rsidRPr="00324DAB">
        <w:rPr>
          <w:lang w:val="fr-CA"/>
        </w:rPr>
        <w:t xml:space="preserve">me semble faire partie d’un </w:t>
      </w:r>
      <w:r w:rsidR="008454CC" w:rsidRPr="00324DAB">
        <w:rPr>
          <w:lang w:val="fr-CA"/>
        </w:rPr>
        <w:lastRenderedPageBreak/>
        <w:t>parcours naturel chez le visiteur”</w:t>
      </w:r>
      <w:r w:rsidR="00C028B8" w:rsidRPr="000938CD">
        <w:rPr>
          <w:rStyle w:val="FootnoteReference"/>
        </w:rPr>
        <w:footnoteReference w:id="3"/>
      </w:r>
      <w:r w:rsidR="00CF3E1C" w:rsidRPr="00324DAB">
        <w:rPr>
          <w:lang w:val="fr-CA"/>
        </w:rPr>
        <w:t xml:space="preserve">. </w:t>
      </w:r>
      <w:r w:rsidR="00CF3E1C">
        <w:rPr>
          <w:lang w:val="en-US"/>
        </w:rPr>
        <w:t>P13 used the same strategy for both works</w:t>
      </w:r>
      <w:r w:rsidR="00EB3DEC">
        <w:rPr>
          <w:lang w:val="en-US"/>
        </w:rPr>
        <w:t>. This category reflects also the idea of a</w:t>
      </w:r>
      <w:r w:rsidR="003575B7">
        <w:rPr>
          <w:lang w:val="en-US"/>
        </w:rPr>
        <w:t>n</w:t>
      </w:r>
      <w:r w:rsidR="00EB3DEC">
        <w:rPr>
          <w:lang w:val="en-US"/>
        </w:rPr>
        <w:t xml:space="preserve"> an</w:t>
      </w:r>
      <w:r w:rsidR="00D405D8">
        <w:rPr>
          <w:lang w:val="en-US"/>
        </w:rPr>
        <w:t>a</w:t>
      </w:r>
      <w:r w:rsidR="00EB3DEC">
        <w:rPr>
          <w:lang w:val="en-US"/>
        </w:rPr>
        <w:t>lysis</w:t>
      </w:r>
      <w:r w:rsidR="003575B7">
        <w:rPr>
          <w:lang w:val="en-US"/>
        </w:rPr>
        <w:t xml:space="preserve"> in the form of</w:t>
      </w:r>
      <w:r w:rsidR="00EB3DEC">
        <w:rPr>
          <w:lang w:val="en-US"/>
        </w:rPr>
        <w:t xml:space="preserve"> </w:t>
      </w:r>
      <w:r w:rsidR="006D32AB">
        <w:rPr>
          <w:lang w:val="en-US"/>
        </w:rPr>
        <w:t xml:space="preserve">a ‘signed listening’ </w:t>
      </w:r>
      <w:r w:rsidR="003575B7">
        <w:rPr>
          <w:lang w:val="en-US"/>
        </w:rPr>
        <w:t xml:space="preserve">as </w:t>
      </w:r>
      <w:r w:rsidR="006D32AB">
        <w:rPr>
          <w:lang w:val="en-US"/>
        </w:rPr>
        <w:t>described</w:t>
      </w:r>
      <w:r w:rsidR="003575B7">
        <w:rPr>
          <w:lang w:val="en-US"/>
        </w:rPr>
        <w:t>, notably,</w:t>
      </w:r>
      <w:r w:rsidR="006D32AB">
        <w:rPr>
          <w:lang w:val="en-US"/>
        </w:rPr>
        <w:t xml:space="preserve"> by </w:t>
      </w:r>
      <w:proofErr w:type="spellStart"/>
      <w:r w:rsidR="006D32AB">
        <w:rPr>
          <w:lang w:val="en-US"/>
        </w:rPr>
        <w:t>Donin</w:t>
      </w:r>
      <w:proofErr w:type="spellEnd"/>
      <w:r w:rsidR="006D32AB">
        <w:rPr>
          <w:lang w:val="en-US"/>
        </w:rPr>
        <w:t xml:space="preserve"> </w:t>
      </w:r>
      <w:r w:rsidR="006D32AB">
        <w:rPr>
          <w:lang w:val="en-US"/>
        </w:rPr>
        <w:fldChar w:fldCharType="begin"/>
      </w:r>
      <w:r w:rsidR="00D405D8">
        <w:rPr>
          <w:lang w:val="en-US"/>
        </w:rPr>
        <w:instrText xml:space="preserve"> ADDIN ZOTERO_ITEM CSL_CITATION {"citationID":"dpRwfgER","properties":{"formattedCitation":"(2004)","plainCitation":"(2004)","noteIndex":0},"citationItems":[{"id":5140,"uris":["http://zotero.org/users/706506/items/EFYYGM3C"],"itemData":{"id":5140,"type":"article-journal","abstract":"‘Signed Listening’ is a project that was initiated by Ircam in the spring of 2003. Its goal is to develop computer tools that permit an expanded listening – whether it be for musical analysis, for composition or simply for its own sake with no specific goal in mind (via stereo or computer). This article will briefly present some hypotheses and objectives of the project, and how it touches issues relating, in particular, to electroacoustic music, as well as presenting examples taken from the early stages of our research.","container-title":"Organised Sound","DOI":"10.1017/S1355771804000135","ISSN":"1469-8153, 1355-7718","issue":"1","language":"en","page":"99-108","source":"Cambridge University Press","title":"Towards organised listening: some aspects of the ‘Signed Listening’ project, Ircam","title-short":"Towards organised listening","volume":"9","author":[{"family":"Donin","given":"Nicolas"}],"issued":{"date-parts":[["2004",4]]}},"label":"page","suppress-author":true}],"schema":"https://github.com/citation-style-language/schema/raw/master/csl-citation.json"} </w:instrText>
      </w:r>
      <w:r w:rsidR="006D32AB">
        <w:rPr>
          <w:lang w:val="en-US"/>
        </w:rPr>
        <w:fldChar w:fldCharType="separate"/>
      </w:r>
      <w:r w:rsidR="00D405D8">
        <w:rPr>
          <w:noProof/>
          <w:lang w:val="en-US"/>
        </w:rPr>
        <w:t>(2004)</w:t>
      </w:r>
      <w:r w:rsidR="006D32AB">
        <w:rPr>
          <w:lang w:val="en-US"/>
        </w:rPr>
        <w:fldChar w:fldCharType="end"/>
      </w:r>
      <w:r w:rsidR="006D32AB">
        <w:rPr>
          <w:lang w:val="en-US"/>
        </w:rPr>
        <w:t>.</w:t>
      </w:r>
      <w:r w:rsidR="00233222">
        <w:rPr>
          <w:lang w:val="en-US"/>
        </w:rPr>
        <w:t xml:space="preserve"> </w:t>
      </w:r>
      <w:r w:rsidR="00233222" w:rsidRPr="00324DAB">
        <w:rPr>
          <w:lang w:val="fr-CA"/>
        </w:rPr>
        <w:t xml:space="preserve">For </w:t>
      </w:r>
      <w:proofErr w:type="spellStart"/>
      <w:r w:rsidR="00233222" w:rsidRPr="00324DAB">
        <w:rPr>
          <w:lang w:val="fr-CA"/>
        </w:rPr>
        <w:t>example</w:t>
      </w:r>
      <w:proofErr w:type="spellEnd"/>
      <w:r w:rsidR="00233222" w:rsidRPr="00324DAB">
        <w:rPr>
          <w:lang w:val="fr-CA"/>
        </w:rPr>
        <w:t>, P05</w:t>
      </w:r>
      <w:r w:rsidR="002839DD" w:rsidRPr="00324DAB">
        <w:rPr>
          <w:lang w:val="fr-CA"/>
        </w:rPr>
        <w:t>,</w:t>
      </w:r>
      <w:r w:rsidR="00233222" w:rsidRPr="00324DAB">
        <w:rPr>
          <w:lang w:val="fr-CA"/>
        </w:rPr>
        <w:t xml:space="preserve"> a SA profile</w:t>
      </w:r>
      <w:r w:rsidR="002839DD" w:rsidRPr="00324DAB">
        <w:rPr>
          <w:lang w:val="fr-CA"/>
        </w:rPr>
        <w:t>,</w:t>
      </w:r>
      <w:r w:rsidR="00233222" w:rsidRPr="00324DAB">
        <w:rPr>
          <w:lang w:val="fr-CA"/>
        </w:rPr>
        <w:t xml:space="preserve"> </w:t>
      </w:r>
      <w:r w:rsidR="002313B0" w:rsidRPr="00324DAB">
        <w:rPr>
          <w:lang w:val="fr-CA"/>
        </w:rPr>
        <w:t xml:space="preserve">mentions </w:t>
      </w:r>
      <w:proofErr w:type="spellStart"/>
      <w:r w:rsidR="002313B0" w:rsidRPr="00324DAB">
        <w:rPr>
          <w:lang w:val="fr-CA"/>
        </w:rPr>
        <w:t>that</w:t>
      </w:r>
      <w:proofErr w:type="spellEnd"/>
      <w:r w:rsidR="002313B0" w:rsidRPr="00324DAB">
        <w:rPr>
          <w:lang w:val="fr-CA"/>
        </w:rPr>
        <w:t xml:space="preserve"> “</w:t>
      </w:r>
      <w:r w:rsidR="002839DD" w:rsidRPr="00324DAB">
        <w:rPr>
          <w:lang w:val="fr-CA"/>
        </w:rPr>
        <w:t>t</w:t>
      </w:r>
      <w:r w:rsidR="002313B0" w:rsidRPr="00324DAB">
        <w:rPr>
          <w:lang w:val="fr-CA"/>
        </w:rPr>
        <w:t>ous les points sont une progression du simple vers le complexe […]”</w:t>
      </w:r>
      <w:r w:rsidR="00C64C22" w:rsidRPr="000938CD">
        <w:rPr>
          <w:rStyle w:val="FootnoteReference"/>
        </w:rPr>
        <w:footnoteReference w:id="4"/>
      </w:r>
      <w:r w:rsidR="002313B0" w:rsidRPr="00324DAB">
        <w:rPr>
          <w:lang w:val="fr-CA"/>
        </w:rPr>
        <w:t>.</w:t>
      </w:r>
    </w:p>
    <w:p w14:paraId="560B5CBC" w14:textId="576E915F" w:rsidR="00E670ED" w:rsidRDefault="007864D2" w:rsidP="006C3744">
      <w:r w:rsidRPr="00324DAB">
        <w:rPr>
          <w:lang w:val="fr-CA"/>
        </w:rPr>
        <w:t xml:space="preserve"> </w:t>
      </w:r>
      <w:r w:rsidRPr="007864D2">
        <w:rPr>
          <w:i/>
          <w:iCs/>
        </w:rPr>
        <w:t>D4-</w:t>
      </w:r>
      <w:r w:rsidR="00E670ED">
        <w:rPr>
          <w:i/>
          <w:iCs/>
        </w:rPr>
        <w:t>Comprehensive</w:t>
      </w:r>
      <w:r w:rsidR="00E670ED">
        <w:t xml:space="preserve"> </w:t>
      </w:r>
      <w:r>
        <w:t xml:space="preserve">proposes the counterpoint to </w:t>
      </w:r>
      <w:r w:rsidRPr="00A117BA">
        <w:rPr>
          <w:i/>
          <w:iCs/>
        </w:rPr>
        <w:t>D2-Descriptive</w:t>
      </w:r>
      <w:r>
        <w:t xml:space="preserve"> with a focus on emergence </w:t>
      </w:r>
      <w:r w:rsidR="00957A16">
        <w:t xml:space="preserve">from the combination of sources </w:t>
      </w:r>
      <w:r w:rsidR="00A96375">
        <w:t xml:space="preserve">and environment </w:t>
      </w:r>
      <w:r>
        <w:t xml:space="preserve">rather than </w:t>
      </w:r>
      <w:r w:rsidR="00A96375">
        <w:t xml:space="preserve">specific </w:t>
      </w:r>
      <w:r>
        <w:t>elements</w:t>
      </w:r>
      <w:r w:rsidR="00A96375">
        <w:t>. This include</w:t>
      </w:r>
      <w:r w:rsidR="00966956">
        <w:t>s questions of blend where we find position</w:t>
      </w:r>
      <w:r w:rsidR="00855A10">
        <w:t>s</w:t>
      </w:r>
      <w:r w:rsidR="00966956">
        <w:t xml:space="preserve"> giving a balance between the direct sound and </w:t>
      </w:r>
      <w:r w:rsidR="00156F8C">
        <w:t xml:space="preserve">the contribution of the room. </w:t>
      </w:r>
      <w:r w:rsidR="001D1340">
        <w:t>The contribution of SE profiles is this category is noticeable</w:t>
      </w:r>
      <w:r w:rsidR="00855A10">
        <w:t>,</w:t>
      </w:r>
      <w:r w:rsidR="001D1340">
        <w:t xml:space="preserve"> as expected. </w:t>
      </w:r>
      <w:r w:rsidR="007855F2">
        <w:t xml:space="preserve">The other part of this category presents strategies that relates directly to the notion of </w:t>
      </w:r>
      <w:r w:rsidR="00713495">
        <w:t>holistic</w:t>
      </w:r>
      <w:r w:rsidR="005648CF">
        <w:t xml:space="preserve"> listening</w:t>
      </w:r>
      <w:r w:rsidR="00AC52E8">
        <w:t xml:space="preserve">, in the sense of </w:t>
      </w:r>
      <w:r w:rsidR="00713495">
        <w:t xml:space="preserve">analysing </w:t>
      </w:r>
      <w:r w:rsidR="00DA6476">
        <w:t xml:space="preserve">the </w:t>
      </w:r>
      <w:r w:rsidR="00713495">
        <w:t>soundscape</w:t>
      </w:r>
      <w:r w:rsidR="00DA6476">
        <w:t xml:space="preserve"> as a whole</w:t>
      </w:r>
      <w:r w:rsidR="00713495">
        <w:t xml:space="preserve"> rather than </w:t>
      </w:r>
      <w:r w:rsidR="00DA6476">
        <w:t xml:space="preserve">individual </w:t>
      </w:r>
      <w:r w:rsidR="00713495">
        <w:t>sound</w:t>
      </w:r>
      <w:r w:rsidR="00DA6476">
        <w:t xml:space="preserve"> source</w:t>
      </w:r>
      <w:r w:rsidR="00713495">
        <w:t>s</w:t>
      </w:r>
      <w:r w:rsidR="00DA6476">
        <w:t xml:space="preserve"> or events</w:t>
      </w:r>
      <w:r w:rsidR="00713495">
        <w:t>.</w:t>
      </w:r>
      <w:r w:rsidR="00887D76">
        <w:t xml:space="preserve"> </w:t>
      </w:r>
      <w:proofErr w:type="spellStart"/>
      <w:r w:rsidR="00887D76">
        <w:t>Raimbault</w:t>
      </w:r>
      <w:proofErr w:type="spellEnd"/>
      <w:r w:rsidR="00887D76">
        <w:t xml:space="preserve"> </w:t>
      </w:r>
      <w:r w:rsidR="00887D76">
        <w:fldChar w:fldCharType="begin"/>
      </w:r>
      <w:r w:rsidR="00887D76">
        <w:instrText xml:space="preserve"> ADDIN ZOTERO_ITEM CSL_CITATION {"citationID":"pFXEubng","properties":{"formattedCitation":"(2006)","plainCitation":"(2006)","noteIndex":0},"citationItems":[{"id":5151,"uris":["http://zotero.org/users/706506/items/YSIGVYF4"],"itemData":{"id":5151,"type":"article-journal","abstract":"The present work aims at a qualitative analysis of various soundscapes in two French cities in order to evaluate and potentially improve urban development. The method employs an analysis of open-ended questions and of verbal comments and judgments on a semantic differential grid. On-site\nexperiments were carried out in various urban locations of two French cities, such as main thoroughfares, pedestrian districts, playgrounds and market squares. Differential patterns were clearly seen from a histogram analysis of the differential grid, which points to the limits of an average\ncalculation of the semantic scale. A psycholinguistic analysis of the verbal comments was carried out to explicate the heterogeneous judgements across people about temporal, spatial and activity appraisals that the quantitative data obscure. Such an analysis allowed us to differentiate two\ncognitive modes for representing urban soundscapes: (i) a \"descriptive listening\" mode which refers to the identification of acoustic sources or events; and (ii) a \"holistic hearing\" mode which refers to the soundscape as a whole, without semantic processing of any specific sources.\nSince the same physical phenomenon may be interpreted by two distinct cognitive representations, the results highlight the need for employing differential scales with a semantic analysis to improve qualitative judgement and to further elaborate new semantic as well as physical indicators based\non community noise measurements.","container-title":"Acta Acustica united with Acustica","issue":"6","journalAbbreviation":"Acta Acustica united with Acustica","page":"929-937","source":"IngentaConnect","title":"Qualitative Judgements of Urban Soundscapes: Questionning Questionnaires and Semantic Scales","title-short":"Qualitative Judgements of Urban Soundscapes","volume":"92","author":[{"family":"Raimbault","given":"Manon"}],"issued":{"date-parts":[["2006",11,1]]}},"label":"page","suppress-author":true}],"schema":"https://github.com/citation-style-language/schema/raw/master/csl-citation.json"} </w:instrText>
      </w:r>
      <w:r w:rsidR="00887D76">
        <w:fldChar w:fldCharType="separate"/>
      </w:r>
      <w:r w:rsidR="00887D76">
        <w:rPr>
          <w:noProof/>
        </w:rPr>
        <w:t>(2006)</w:t>
      </w:r>
      <w:r w:rsidR="00887D76">
        <w:fldChar w:fldCharType="end"/>
      </w:r>
      <w:r w:rsidR="00887D76">
        <w:t>, opposed descriptive listening to holistic hearing</w:t>
      </w:r>
      <w:r w:rsidR="004F2951">
        <w:t xml:space="preserve"> which “</w:t>
      </w:r>
      <w:commentRangeStart w:id="15"/>
      <w:r w:rsidR="004F2951">
        <w:t>processes the soundscape to as a whole, without specific semantic processing of any sources</w:t>
      </w:r>
      <w:commentRangeEnd w:id="15"/>
      <w:r w:rsidR="00D14D66">
        <w:rPr>
          <w:rStyle w:val="CommentReference"/>
        </w:rPr>
        <w:commentReference w:id="15"/>
      </w:r>
      <w:r w:rsidR="004F2951">
        <w:t>” (p. 935).</w:t>
      </w:r>
      <w:r w:rsidR="00B50F6E">
        <w:t xml:space="preserve"> P-06 describes such a</w:t>
      </w:r>
      <w:r w:rsidR="002076E5">
        <w:t xml:space="preserve"> holistic listening strategy to the overall work </w:t>
      </w:r>
      <w:proofErr w:type="spellStart"/>
      <w:r w:rsidR="002076E5">
        <w:t>thoughout</w:t>
      </w:r>
      <w:proofErr w:type="spellEnd"/>
      <w:r w:rsidR="002076E5">
        <w:t xml:space="preserve"> space and time, </w:t>
      </w:r>
      <w:r w:rsidR="00B50F6E">
        <w:t xml:space="preserve">while relating it to the next category that we will </w:t>
      </w:r>
      <w:r w:rsidR="00D50C62">
        <w:t>detail:</w:t>
      </w:r>
      <w:r w:rsidR="00B50F6E">
        <w:t xml:space="preserve"> “</w:t>
      </w:r>
      <w:proofErr w:type="spellStart"/>
      <w:r w:rsidR="00B50F6E" w:rsidRPr="00B50F6E">
        <w:t>c'est</w:t>
      </w:r>
      <w:proofErr w:type="spellEnd"/>
      <w:r w:rsidR="00B50F6E" w:rsidRPr="00B50F6E">
        <w:t xml:space="preserve"> un moment </w:t>
      </w:r>
      <w:proofErr w:type="spellStart"/>
      <w:r w:rsidR="00B50F6E" w:rsidRPr="00B50F6E">
        <w:t>assez</w:t>
      </w:r>
      <w:proofErr w:type="spellEnd"/>
      <w:r w:rsidR="00B50F6E" w:rsidRPr="00B50F6E">
        <w:t xml:space="preserve"> </w:t>
      </w:r>
      <w:proofErr w:type="spellStart"/>
      <w:r w:rsidR="00B50F6E" w:rsidRPr="00B50F6E">
        <w:t>représentatif</w:t>
      </w:r>
      <w:proofErr w:type="spellEnd"/>
      <w:r w:rsidR="00B50F6E" w:rsidRPr="00B50F6E">
        <w:t xml:space="preserve"> de </w:t>
      </w:r>
      <w:proofErr w:type="spellStart"/>
      <w:r w:rsidR="00B50F6E" w:rsidRPr="00B50F6E">
        <w:t>l'œuvre</w:t>
      </w:r>
      <w:proofErr w:type="spellEnd"/>
      <w:r w:rsidR="00B50F6E" w:rsidRPr="00B50F6E">
        <w:t xml:space="preserve"> et de </w:t>
      </w:r>
      <w:proofErr w:type="spellStart"/>
      <w:r w:rsidR="00B50F6E" w:rsidRPr="00B50F6E">
        <w:t>l'espace</w:t>
      </w:r>
      <w:proofErr w:type="spellEnd"/>
      <w:r w:rsidR="00B50F6E" w:rsidRPr="00B50F6E">
        <w:t xml:space="preserve">. Oui, </w:t>
      </w:r>
      <w:proofErr w:type="spellStart"/>
      <w:r w:rsidR="00B50F6E" w:rsidRPr="00B50F6E">
        <w:t>mais</w:t>
      </w:r>
      <w:proofErr w:type="spellEnd"/>
      <w:r w:rsidR="00B50F6E" w:rsidRPr="00B50F6E">
        <w:t xml:space="preserve"> dans son ensemble</w:t>
      </w:r>
      <w:r w:rsidR="00B50F6E">
        <w:t>”</w:t>
      </w:r>
      <w:r w:rsidR="004A6684" w:rsidRPr="000938CD">
        <w:rPr>
          <w:rStyle w:val="FootnoteReference"/>
        </w:rPr>
        <w:footnoteReference w:id="5"/>
      </w:r>
      <w:r w:rsidR="00B50F6E">
        <w:t>.</w:t>
      </w:r>
    </w:p>
    <w:p w14:paraId="2907541C" w14:textId="77777777" w:rsidR="00E670ED" w:rsidRDefault="00E670ED" w:rsidP="006C3744"/>
    <w:p w14:paraId="6CA7F3CD" w14:textId="5E75BC96" w:rsidR="00D43C6C" w:rsidRDefault="00EE34DD" w:rsidP="00E12A7F">
      <w:pPr>
        <w:rPr>
          <w:lang w:val="en-US"/>
        </w:rPr>
      </w:pPr>
      <w:r w:rsidRPr="00EE34DD">
        <w:rPr>
          <w:i/>
          <w:iCs/>
        </w:rPr>
        <w:t>E-Reference position</w:t>
      </w:r>
      <w:r>
        <w:t xml:space="preserve"> d</w:t>
      </w:r>
      <w:r w:rsidR="00BC0E52">
        <w:t>escribe</w:t>
      </w:r>
      <w:r w:rsidR="002229C8">
        <w:t xml:space="preserve">s </w:t>
      </w:r>
      <w:r w:rsidR="00865207">
        <w:t>positions that are considered specifically relevant for the understanding of the work</w:t>
      </w:r>
      <w:r w:rsidR="008E1479">
        <w:t xml:space="preserve"> in terms of spatial audio</w:t>
      </w:r>
      <w:r w:rsidR="00865207">
        <w:t xml:space="preserve">, whether </w:t>
      </w:r>
      <w:r w:rsidR="008E1479">
        <w:t>for quality of the spatial image</w:t>
      </w:r>
      <w:r w:rsidR="003C4DC5">
        <w:t xml:space="preserve">, or its representativeness of the work </w:t>
      </w:r>
      <w:r w:rsidR="00DD5EB7">
        <w:t xml:space="preserve">as a whole. </w:t>
      </w:r>
    </w:p>
    <w:p w14:paraId="2879F7AF" w14:textId="70CA9C0C" w:rsidR="00B146D7" w:rsidRPr="009F26E2" w:rsidRDefault="003E4B8C" w:rsidP="00E12A7F">
      <w:r>
        <w:rPr>
          <w:lang w:val="en-US"/>
        </w:rPr>
        <w:t xml:space="preserve">The notion of </w:t>
      </w:r>
      <w:r w:rsidR="00F67328" w:rsidRPr="00324DAB">
        <w:rPr>
          <w:i/>
          <w:iCs/>
          <w:lang w:val="en-US"/>
        </w:rPr>
        <w:t>Quality of the spatial image</w:t>
      </w:r>
      <w:r w:rsidR="00F67328">
        <w:rPr>
          <w:lang w:val="en-US"/>
        </w:rPr>
        <w:t xml:space="preserve"> </w:t>
      </w:r>
      <w:r>
        <w:t>has received significant research attention</w:t>
      </w:r>
      <w:r w:rsidR="009F021B">
        <w:t xml:space="preserve"> </w:t>
      </w:r>
      <w:r>
        <w:t>in relation to the evaluation of spatial audio reproduction</w:t>
      </w:r>
      <w:r w:rsidR="00DD2001">
        <w:t>.</w:t>
      </w:r>
      <w:r>
        <w:t xml:space="preserve"> </w:t>
      </w:r>
      <w:r w:rsidR="00DD2001">
        <w:t xml:space="preserve">Guastavino and Katz </w:t>
      </w:r>
      <w:r w:rsidR="00DD2001">
        <w:fldChar w:fldCharType="begin"/>
      </w:r>
      <w:r w:rsidR="00DD2001">
        <w:instrText xml:space="preserve"> ADDIN ZOTERO_ITEM CSL_CITATION {"citationID":"bvWBfZ0o","properties":{"formattedCitation":"(2004)","plainCitation":"(2004)","noteIndex":0},"citationItems":[{"id":1319,"uris":["http://zotero.org/users/706506/items/AD3837D8"],"itemData":{"id":1319,"type":"article-journal","container-title":"The Journal of the Acoustical Society of America","ISSN":"0001-4966","issue":"2","journalAbbreviation":"The Journal of the Acoustical Society of America","page":"1105-1115","source":"asa.scitation.org (Atypon)","title":"Perceptual evaluation of multi-dimensional spatial audio reproduction","volume":"116","author":[{"family":"Guastavino","given":"Catherine"},{"family":"Katz","given":"Brian F. G."}],"issued":{"date-parts":[["2004"]]}},"label":"page","suppress-author":true}],"schema":"https://github.com/citation-style-language/schema/raw/master/csl-citation.json"} </w:instrText>
      </w:r>
      <w:r w:rsidR="00DD2001">
        <w:fldChar w:fldCharType="separate"/>
      </w:r>
      <w:r w:rsidR="00DD2001">
        <w:rPr>
          <w:noProof/>
        </w:rPr>
        <w:t>(2004)</w:t>
      </w:r>
      <w:r w:rsidR="00DD2001">
        <w:fldChar w:fldCharType="end"/>
      </w:r>
      <w:r w:rsidR="00DD2001">
        <w:t xml:space="preserve"> </w:t>
      </w:r>
      <w:r w:rsidR="00DD2001" w:rsidRPr="00DD2001">
        <w:t>identified readability as a</w:t>
      </w:r>
      <w:r w:rsidR="00DD2001">
        <w:t>n</w:t>
      </w:r>
      <w:r w:rsidR="00DD2001" w:rsidRPr="00DD2001">
        <w:t xml:space="preserve"> importan</w:t>
      </w:r>
      <w:r w:rsidR="00DD2001">
        <w:t>t</w:t>
      </w:r>
      <w:r w:rsidR="00DD2001" w:rsidRPr="00DD2001">
        <w:t xml:space="preserve"> criteria related to the definition of the spatial image and ability to the comprehend a complex auditory scene</w:t>
      </w:r>
      <w:r w:rsidR="00DD2001">
        <w:t xml:space="preserve">. </w:t>
      </w:r>
      <w:r>
        <w:t xml:space="preserve"> While the task of participants was not to evaluate the reproduction, the analysis of their verbalizations points at these concepts. </w:t>
      </w:r>
      <w:r w:rsidR="00DD2001">
        <w:t>Here, t</w:t>
      </w:r>
      <w:r w:rsidR="00902C97">
        <w:t xml:space="preserve">he quality of the spatial image </w:t>
      </w:r>
      <w:r w:rsidR="001C7882">
        <w:t xml:space="preserve">category </w:t>
      </w:r>
      <w:r w:rsidR="00902C97">
        <w:t xml:space="preserve">relates to </w:t>
      </w:r>
      <w:r w:rsidR="0095050D">
        <w:t xml:space="preserve">readability and to </w:t>
      </w:r>
      <w:r w:rsidR="00902C97">
        <w:t>the</w:t>
      </w:r>
      <w:r w:rsidR="0095050D">
        <w:t xml:space="preserve"> ability to hear</w:t>
      </w:r>
      <w:r w:rsidR="00902C97">
        <w:t xml:space="preserve"> depth or </w:t>
      </w:r>
      <w:r w:rsidR="0095050D">
        <w:t xml:space="preserve">different </w:t>
      </w:r>
      <w:r w:rsidR="00902C97">
        <w:t>layers. Both are exemplified in P-00’s statement: “b</w:t>
      </w:r>
      <w:r w:rsidR="00902C97" w:rsidRPr="00902C97">
        <w:t>ut here there’s more of a layer involved, or layers, and the atmosphere that it creates is more spatial somehow, there’s more things going on, all around, which are very interesting, it</w:t>
      </w:r>
      <w:r w:rsidR="0026264D">
        <w:t>’</w:t>
      </w:r>
      <w:r w:rsidR="00902C97" w:rsidRPr="00902C97">
        <w:t>s interesting to be there and try to focus on all the different details</w:t>
      </w:r>
      <w:r w:rsidR="00902C97">
        <w:t>”.</w:t>
      </w:r>
    </w:p>
    <w:p w14:paraId="7EE0AC74" w14:textId="1CD2A018" w:rsidR="00EE34DD" w:rsidRPr="00BF4EB3" w:rsidRDefault="00324DAB" w:rsidP="006C3744">
      <w:pPr>
        <w:rPr>
          <w:lang w:val="en-US"/>
        </w:rPr>
      </w:pPr>
      <w:r w:rsidRPr="006B70F4">
        <w:rPr>
          <w:i/>
          <w:iCs/>
        </w:rPr>
        <w:t>Representativeness</w:t>
      </w:r>
      <w:r>
        <w:t xml:space="preserve"> </w:t>
      </w:r>
      <w:r w:rsidR="007824B6">
        <w:t xml:space="preserve">is a category that showcases the idea of the work and may be compared to </w:t>
      </w:r>
      <w:r w:rsidR="00F67328">
        <w:t>Brost</w:t>
      </w:r>
      <w:r w:rsidR="00A870E1">
        <w:t>’s</w:t>
      </w:r>
      <w:r w:rsidR="00F67328">
        <w:t xml:space="preserve"> </w:t>
      </w:r>
      <w:r w:rsidR="00F67328">
        <w:fldChar w:fldCharType="begin"/>
      </w:r>
      <w:r w:rsidR="00F67328">
        <w:instrText xml:space="preserve"> ADDIN ZOTERO_ITEM CSL_CITATION {"citationID":"ACblUZB7","properties":{"formattedCitation":"(2018)","plainCitation":"(2018)","noteIndex":0},"citationItems":[{"id":3676,"uris":["http://zotero.org/users/706506/items/KYIC4WX4"],"itemData":{"id":3676,"type":"article-journal","container-title":"The Electronic Media Review","title":"A Documentation Framework for Sound in Time-based Media Installation Art – Electronic Media Review","URL":"https://resources.culturalheritage.org/emg-review/volume-5-2017-2018/brost-2/","volume":"5","author":[{"family":"Brost","given":"Amy"}],"accessed":{"date-parts":[["2021",3,16]]},"issued":{"date-parts":[["2018"]]}},"label":"page","suppress-author":true}],"schema":"https://github.com/citation-style-language/schema/raw/master/csl-citation.json"} </w:instrText>
      </w:r>
      <w:r w:rsidR="00F67328">
        <w:fldChar w:fldCharType="separate"/>
      </w:r>
      <w:r w:rsidR="00F67328">
        <w:rPr>
          <w:noProof/>
        </w:rPr>
        <w:t>(2018)</w:t>
      </w:r>
      <w:r w:rsidR="00F67328">
        <w:fldChar w:fldCharType="end"/>
      </w:r>
      <w:r w:rsidR="00F67328">
        <w:t xml:space="preserve"> somehow converging category labelled </w:t>
      </w:r>
      <w:r w:rsidR="00F67328" w:rsidRPr="00E12A7F">
        <w:rPr>
          <w:i/>
          <w:iCs/>
        </w:rPr>
        <w:t>ideal listener experience</w:t>
      </w:r>
      <w:r w:rsidR="00F67328">
        <w:t xml:space="preserve"> which “</w:t>
      </w:r>
      <w:r w:rsidR="00F67328">
        <w:rPr>
          <w:lang w:val="en-US"/>
        </w:rPr>
        <w:t>d</w:t>
      </w:r>
      <w:r w:rsidR="00F67328" w:rsidRPr="00E12A7F">
        <w:rPr>
          <w:lang w:val="en-US"/>
        </w:rPr>
        <w:t>escribe the artist’s ideal listener experience of the</w:t>
      </w:r>
      <w:r w:rsidR="00F67328">
        <w:rPr>
          <w:lang w:val="en-US"/>
        </w:rPr>
        <w:t xml:space="preserve"> </w:t>
      </w:r>
      <w:r w:rsidR="00F67328" w:rsidRPr="00E12A7F">
        <w:rPr>
          <w:lang w:val="en-US"/>
        </w:rPr>
        <w:t>work (orientation and movement of the listener; location, direction, sound</w:t>
      </w:r>
      <w:r w:rsidR="00F67328">
        <w:rPr>
          <w:lang w:val="en-US"/>
        </w:rPr>
        <w:t xml:space="preserve"> </w:t>
      </w:r>
      <w:r w:rsidR="00F67328" w:rsidRPr="00E12A7F">
        <w:rPr>
          <w:lang w:val="en-US"/>
        </w:rPr>
        <w:t>intensity/levels, presence or absence of low-frequency vibration, etc.)</w:t>
      </w:r>
      <w:r w:rsidR="00A870E1">
        <w:rPr>
          <w:lang w:val="en-US"/>
        </w:rPr>
        <w:t>”. Brost, echoing our research objectives, mentions also</w:t>
      </w:r>
      <w:r w:rsidR="00F67328" w:rsidRPr="00E12A7F">
        <w:rPr>
          <w:lang w:val="en-US"/>
        </w:rPr>
        <w:t xml:space="preserve"> </w:t>
      </w:r>
      <w:r w:rsidR="00A870E1">
        <w:rPr>
          <w:lang w:val="en-US"/>
        </w:rPr>
        <w:t>that “i</w:t>
      </w:r>
      <w:r w:rsidR="00F67328" w:rsidRPr="00E12A7F">
        <w:rPr>
          <w:lang w:val="en-US"/>
        </w:rPr>
        <w:t>f the</w:t>
      </w:r>
      <w:r w:rsidR="00F67328">
        <w:rPr>
          <w:lang w:val="en-US"/>
        </w:rPr>
        <w:t xml:space="preserve"> </w:t>
      </w:r>
      <w:r w:rsidR="00F67328" w:rsidRPr="00E12A7F">
        <w:rPr>
          <w:lang w:val="en-US"/>
        </w:rPr>
        <w:t>artist works closely with a sound professional, ask that person to describe this as</w:t>
      </w:r>
      <w:r w:rsidR="00F67328">
        <w:rPr>
          <w:lang w:val="en-US"/>
        </w:rPr>
        <w:t xml:space="preserve"> </w:t>
      </w:r>
      <w:r w:rsidR="00F67328" w:rsidRPr="00E12A7F">
        <w:rPr>
          <w:lang w:val="en-US"/>
        </w:rPr>
        <w:t>well</w:t>
      </w:r>
      <w:r w:rsidR="00F67328">
        <w:rPr>
          <w:lang w:val="en-US"/>
        </w:rPr>
        <w:t>”</w:t>
      </w:r>
      <w:r w:rsidR="00F67328" w:rsidRPr="00E12A7F">
        <w:rPr>
          <w:lang w:val="en-US"/>
        </w:rPr>
        <w:t>.</w:t>
      </w:r>
      <w:r w:rsidR="00F67328">
        <w:rPr>
          <w:lang w:val="en-US"/>
        </w:rPr>
        <w:t xml:space="preserve"> </w:t>
      </w:r>
      <w:r w:rsidR="00846CEF">
        <w:rPr>
          <w:lang w:val="en-US"/>
        </w:rPr>
        <w:t>T</w:t>
      </w:r>
      <w:r w:rsidR="007824B6">
        <w:t>his category</w:t>
      </w:r>
      <w:r w:rsidR="00826796">
        <w:rPr>
          <w:lang w:val="en-US"/>
        </w:rPr>
        <w:t xml:space="preserve"> </w:t>
      </w:r>
      <w:r w:rsidR="00D44A75">
        <w:t>include</w:t>
      </w:r>
      <w:r w:rsidR="00846CEF">
        <w:t>s</w:t>
      </w:r>
      <w:r w:rsidR="00D44A75">
        <w:t xml:space="preserve"> both the representative positions themselves </w:t>
      </w:r>
      <w:r w:rsidR="009C1E6F">
        <w:t xml:space="preserve">– </w:t>
      </w:r>
      <w:r w:rsidR="00026979">
        <w:t>“</w:t>
      </w:r>
      <w:r w:rsidR="009C1E6F" w:rsidRPr="009C1E6F">
        <w:t>I think that's how the composer wanted people to experience this piece</w:t>
      </w:r>
      <w:r w:rsidR="009C1E6F">
        <w:t xml:space="preserve">” says SE profile P01 – </w:t>
      </w:r>
      <w:r w:rsidR="00D44A75">
        <w:t>as well as references to impossible positions</w:t>
      </w:r>
      <w:r w:rsidR="00951C04">
        <w:t xml:space="preserve"> which may or may not be representative. </w:t>
      </w:r>
      <w:r w:rsidR="00AD072F">
        <w:t>A</w:t>
      </w:r>
      <w:r w:rsidR="00FE5AAF">
        <w:t xml:space="preserve">rtist </w:t>
      </w:r>
      <w:r w:rsidR="00951C04">
        <w:t xml:space="preserve">ES </w:t>
      </w:r>
      <w:r w:rsidR="00AD072F">
        <w:t>exemplified this by selecting an</w:t>
      </w:r>
      <w:r w:rsidR="002019E2">
        <w:t xml:space="preserve"> </w:t>
      </w:r>
      <w:r w:rsidR="00AD072F">
        <w:t>“</w:t>
      </w:r>
      <w:r w:rsidR="002019E2">
        <w:t>impossible</w:t>
      </w:r>
      <w:r w:rsidR="00AD072F">
        <w:t>”</w:t>
      </w:r>
      <w:r w:rsidR="00FE5AAF">
        <w:t xml:space="preserve"> position </w:t>
      </w:r>
      <w:r w:rsidR="00A870E1">
        <w:t xml:space="preserve">for her own </w:t>
      </w:r>
      <w:r w:rsidR="00A870E1">
        <w:lastRenderedPageBreak/>
        <w:t xml:space="preserve">work </w:t>
      </w:r>
      <w:r w:rsidR="00FE5AAF">
        <w:t xml:space="preserve">(on top of the installation, which </w:t>
      </w:r>
      <w:r w:rsidR="00AD072F">
        <w:t>is not accessible in the physical space</w:t>
      </w:r>
      <w:r w:rsidR="007C64AF">
        <w:t xml:space="preserve">) </w:t>
      </w:r>
      <w:r w:rsidR="00AD072F">
        <w:t xml:space="preserve">and </w:t>
      </w:r>
      <w:r w:rsidR="0093352A">
        <w:t>describing it as ‘almost perfect’</w:t>
      </w:r>
      <w:r w:rsidR="00496DCC">
        <w:t>.</w:t>
      </w:r>
      <w:r w:rsidR="00A350DB">
        <w:t xml:space="preserve"> </w:t>
      </w:r>
      <w:r w:rsidR="00197450">
        <w:t>R</w:t>
      </w:r>
      <w:r w:rsidR="00A350DB">
        <w:t>epresentativeness is discussed</w:t>
      </w:r>
      <w:r w:rsidR="0094444B">
        <w:t xml:space="preserve"> in relation to</w:t>
      </w:r>
      <w:r w:rsidR="003D3704">
        <w:t xml:space="preserve"> both</w:t>
      </w:r>
      <w:r w:rsidR="0094444B">
        <w:t xml:space="preserve"> space and time. </w:t>
      </w:r>
      <w:r w:rsidR="008D1E42">
        <w:t>P</w:t>
      </w:r>
      <w:r w:rsidR="00A9114F">
        <w:t>13 a CO</w:t>
      </w:r>
      <w:r w:rsidR="00C33BCB">
        <w:t>+CU</w:t>
      </w:r>
      <w:r w:rsidR="00A9114F">
        <w:t xml:space="preserve"> profile</w:t>
      </w:r>
      <w:r w:rsidR="004F5125">
        <w:t xml:space="preserve">, as well as </w:t>
      </w:r>
      <w:r w:rsidR="00143EB1">
        <w:t>P02, a SA profile with a familiarity with the work,</w:t>
      </w:r>
      <w:r w:rsidR="00A9114F">
        <w:t xml:space="preserve"> associate</w:t>
      </w:r>
      <w:r w:rsidR="003643F6">
        <w:t xml:space="preserve"> the significance</w:t>
      </w:r>
      <w:r w:rsidR="00143EB1">
        <w:t xml:space="preserve"> of their selection</w:t>
      </w:r>
      <w:r w:rsidR="003643F6">
        <w:t xml:space="preserve"> to the distinction between a </w:t>
      </w:r>
      <w:r w:rsidR="00143EB1">
        <w:t>passive</w:t>
      </w:r>
      <w:r w:rsidR="003643F6">
        <w:t xml:space="preserve"> position</w:t>
      </w:r>
      <w:r w:rsidR="00143EB1">
        <w:t xml:space="preserve"> (for the former)</w:t>
      </w:r>
      <w:r w:rsidR="003643F6">
        <w:t xml:space="preserve"> and a</w:t>
      </w:r>
      <w:r w:rsidR="00143EB1">
        <w:t>n</w:t>
      </w:r>
      <w:r w:rsidR="003643F6">
        <w:t xml:space="preserve"> </w:t>
      </w:r>
      <w:r w:rsidR="00143EB1">
        <w:t>active</w:t>
      </w:r>
      <w:r w:rsidR="003643F6">
        <w:t xml:space="preserve"> position</w:t>
      </w:r>
      <w:r w:rsidR="00143EB1">
        <w:t xml:space="preserve"> (for the latter)</w:t>
      </w:r>
      <w:r w:rsidR="003643F6">
        <w:t>.</w:t>
      </w:r>
    </w:p>
    <w:p w14:paraId="3AF1DD03" w14:textId="3789D9E9" w:rsidR="007832D0" w:rsidRDefault="00875039" w:rsidP="007832D0">
      <w:pPr>
        <w:rPr>
          <w:lang w:val="en-US"/>
        </w:rPr>
      </w:pPr>
      <w:r w:rsidRPr="00803EAF">
        <w:rPr>
          <w:i/>
          <w:iCs/>
        </w:rPr>
        <w:t>F-Presentation</w:t>
      </w:r>
      <w:r>
        <w:t xml:space="preserve"> refers to everything that is </w:t>
      </w:r>
      <w:r w:rsidR="00950FA4">
        <w:t>dependent</w:t>
      </w:r>
      <w:r w:rsidR="00803EAF">
        <w:t xml:space="preserve"> on the </w:t>
      </w:r>
      <w:r w:rsidR="00F61739">
        <w:t>exhibition</w:t>
      </w:r>
      <w:r w:rsidR="00803EAF">
        <w:t xml:space="preserve"> </w:t>
      </w:r>
      <w:r w:rsidR="00F61739">
        <w:t>context and the sound art installation as an instanc</w:t>
      </w:r>
      <w:r w:rsidR="00A17966">
        <w:t>e</w:t>
      </w:r>
      <w:r w:rsidR="00803EAF">
        <w:t xml:space="preserve">. It relates to the idea of identity versus iteration </w:t>
      </w:r>
      <w:r w:rsidR="00A17966">
        <w:t>discussed by</w:t>
      </w:r>
      <w:r w:rsidR="00803EAF">
        <w:t xml:space="preserve"> Brost’s </w:t>
      </w:r>
      <w:r w:rsidR="00803EAF">
        <w:fldChar w:fldCharType="begin"/>
      </w:r>
      <w:r w:rsidR="00950FA4">
        <w:instrText xml:space="preserve"> ADDIN ZOTERO_ITEM CSL_CITATION {"citationID":"UKy7T6OW","properties":{"formattedCitation":"(2018)","plainCitation":"(2018)","noteIndex":0},"citationItems":[{"id":3676,"uris":["http://zotero.org/users/706506/items/KYIC4WX4"],"itemData":{"id":3676,"type":"article-journal","container-title":"The Electronic Media Review","title":"A Documentation Framework for Sound in Time-based Media Installation Art – Electronic Media Review","URL":"https://resources.culturalheritage.org/emg-review/volume-5-2017-2018/brost-2/","volume":"5","author":[{"family":"Brost","given":"Amy"}],"accessed":{"date-parts":[["2021",3,16]]},"issued":{"date-parts":[["2018"]]}},"label":"page","suppress-author":true}],"schema":"https://github.com/citation-style-language/schema/raw/master/csl-citation.json"} </w:instrText>
      </w:r>
      <w:r w:rsidR="00803EAF">
        <w:fldChar w:fldCharType="separate"/>
      </w:r>
      <w:r w:rsidR="00950FA4">
        <w:rPr>
          <w:noProof/>
        </w:rPr>
        <w:t>(2018)</w:t>
      </w:r>
      <w:r w:rsidR="00803EAF">
        <w:fldChar w:fldCharType="end"/>
      </w:r>
      <w:r w:rsidR="00803EAF">
        <w:t xml:space="preserve"> </w:t>
      </w:r>
      <w:r w:rsidR="00BB5F84">
        <w:t xml:space="preserve">based on the definition of the terms by Philipps’ </w:t>
      </w:r>
      <w:r w:rsidR="00BB5F84">
        <w:fldChar w:fldCharType="begin"/>
      </w:r>
      <w:r w:rsidR="00BB5F84">
        <w:instrText xml:space="preserve"> ADDIN ZOTERO_ITEM CSL_CITATION {"citationID":"cPQkBDZw","properties":{"formattedCitation":"(2015)","plainCitation":"(2015)","noteIndex":0},"citationItems":[{"id":3678,"uris":["http://zotero.org/users/706506/items/MDKRAKIZ"],"itemData":{"id":3678,"type":"article-journal","container-title":"Revista De História Da Arte","page":"168-179","title":"Reporting Iterations: A Documentation Model for Time-Based Media Art","volume":"5","author":[{"family":"Phillips","given":"Joanna"}],"issued":{"date-parts":[["2015"]]}},"label":"page","suppress-author":true}],"schema":"https://github.com/citation-style-language/schema/raw/master/csl-citation.json"} </w:instrText>
      </w:r>
      <w:r w:rsidR="00BB5F84">
        <w:fldChar w:fldCharType="separate"/>
      </w:r>
      <w:r w:rsidR="00BB5F84">
        <w:rPr>
          <w:noProof/>
        </w:rPr>
        <w:t>(2015)</w:t>
      </w:r>
      <w:r w:rsidR="00BB5F84">
        <w:fldChar w:fldCharType="end"/>
      </w:r>
      <w:r w:rsidR="00950FA4">
        <w:t>.</w:t>
      </w:r>
      <w:r w:rsidR="00562046">
        <w:t xml:space="preserve"> </w:t>
      </w:r>
      <w:r w:rsidR="00590D10">
        <w:t xml:space="preserve">While the distinction between identity and iteration was </w:t>
      </w:r>
      <w:r w:rsidR="0090685A">
        <w:t>of particular importance</w:t>
      </w:r>
      <w:r w:rsidR="00590D10">
        <w:t xml:space="preserve"> </w:t>
      </w:r>
      <w:r w:rsidR="0090685A">
        <w:t xml:space="preserve">in JPG’s case – the artist redesigned the control mechanisms because of the pandemic context so that </w:t>
      </w:r>
      <w:r w:rsidR="00903EDF">
        <w:t xml:space="preserve">only feet were used – participants could relate to this distinction </w:t>
      </w:r>
      <w:r w:rsidR="0082176D">
        <w:t>mainly in relation to a few factors that they identified in their strategies. The first one</w:t>
      </w:r>
      <w:r w:rsidR="003D5535">
        <w:t xml:space="preserve"> is</w:t>
      </w:r>
      <w:r w:rsidR="00562046">
        <w:t xml:space="preserve"> room acoustics</w:t>
      </w:r>
      <w:r w:rsidR="003549A6">
        <w:t xml:space="preserve"> and</w:t>
      </w:r>
      <w:r w:rsidR="00562046">
        <w:t xml:space="preserve"> its </w:t>
      </w:r>
      <w:r w:rsidR="003549A6">
        <w:t>relevance or relation to the work</w:t>
      </w:r>
      <w:r w:rsidR="00240E2A">
        <w:t xml:space="preserve">. In this category the focus is on the </w:t>
      </w:r>
      <w:r w:rsidR="00240E2A" w:rsidRPr="00240E2A">
        <w:rPr>
          <w:lang w:val="en-US"/>
        </w:rPr>
        <w:t xml:space="preserve">spatial attributes of the room itself </w:t>
      </w:r>
      <w:r w:rsidR="00240E2A">
        <w:rPr>
          <w:lang w:val="en-US"/>
        </w:rPr>
        <w:t>rather than the</w:t>
      </w:r>
      <w:r w:rsidR="00240E2A" w:rsidRPr="00240E2A">
        <w:rPr>
          <w:lang w:val="en-US"/>
        </w:rPr>
        <w:t xml:space="preserve"> spatial attributes of the auditory scene within the room</w:t>
      </w:r>
      <w:r w:rsidR="00240E2A">
        <w:rPr>
          <w:lang w:val="en-US"/>
        </w:rPr>
        <w:t xml:space="preserve"> </w:t>
      </w:r>
      <w:r w:rsidR="00240E2A">
        <w:rPr>
          <w:lang w:val="en-US"/>
        </w:rPr>
        <w:fldChar w:fldCharType="begin"/>
      </w:r>
      <w:r w:rsidR="00240E2A">
        <w:rPr>
          <w:lang w:val="en-US"/>
        </w:rPr>
        <w:instrText xml:space="preserve"> ADDIN ZOTERO_ITEM CSL_CITATION {"citationID":"v0XpiTvh","properties":{"formattedCitation":"(as described by Rumsey, 2002)","plainCitation":"(as described by Rumsey, 2002)","noteIndex":0},"citationItems":[{"id":3833,"uris":["http://zotero.org/users/706506/items/UGJ7U6LV"],"itemData":{"id":3833,"type":"article-journal","abstract":"Spatial quality in reproduced sound is a subset of the broad topic of sound quality. In the past it has been studied less rigorously than other aspects of reproduced sound quality, leading to a lack of clarity in standard definitions of subjective attributes. Rigor in the physical measurement of sound signals should be matched by equal rigor in semantics relating to subjective evaluation. A scene-based paradigm for the description and assessment of spatial quality is described, which enables...","container-title":"Journal of the Audio Engineering Society","issue":"9","journalAbbreviation":"JAES","language":"English","note":"publisher: Audio Engineering Society","page":"651-666","source":"www.aes.org","title":"Spatial Quality Evaluation for Reproduced Sound: Terminology, Meaning, and a Scene-Based Paradigm","title-short":"Spatial Quality Evaluation for Reproduced Sound","volume":"50","author":[{"family":"Rumsey","given":"Francis"}],"issued":{"date-parts":[["2002"]]}},"label":"page","prefix":"as described by"}],"schema":"https://github.com/citation-style-language/schema/raw/master/csl-citation.json"} </w:instrText>
      </w:r>
      <w:r w:rsidR="00240E2A">
        <w:rPr>
          <w:lang w:val="en-US"/>
        </w:rPr>
        <w:fldChar w:fldCharType="separate"/>
      </w:r>
      <w:r w:rsidR="00240E2A">
        <w:rPr>
          <w:noProof/>
          <w:lang w:val="en-US"/>
        </w:rPr>
        <w:t>(as described by Rumsey 2002)</w:t>
      </w:r>
      <w:r w:rsidR="00240E2A">
        <w:rPr>
          <w:lang w:val="en-US"/>
        </w:rPr>
        <w:fldChar w:fldCharType="end"/>
      </w:r>
      <w:r w:rsidR="003549A6">
        <w:t xml:space="preserve">. </w:t>
      </w:r>
      <w:r w:rsidR="006D00F1" w:rsidRPr="006D00F1">
        <w:rPr>
          <w:lang w:val="en-US"/>
        </w:rPr>
        <w:t xml:space="preserve">As Kelly </w:t>
      </w:r>
      <w:r w:rsidR="00225367">
        <w:rPr>
          <w:lang w:val="en-US"/>
        </w:rPr>
        <w:fldChar w:fldCharType="begin"/>
      </w:r>
      <w:r w:rsidR="00225367">
        <w:rPr>
          <w:lang w:val="en-US"/>
        </w:rPr>
        <w:instrText xml:space="preserve"> ADDIN ZOTERO_ITEM CSL_CITATION {"citationID":"RkefrMa5","properties":{"formattedCitation":"(2011)","plainCitation":"(2011)","noteIndex":0},"citationItems":[{"id":1334,"uris":["http://zotero.org/users/706506/items/WD36AADJ"],"itemData":{"id":1334,"type":"book","abstract":"The 'sonic turn' in recent art reflects a wider cultural awareness that sight no longer dominates our perception and understanding of reality. This sourcebook provides a genealogy of sonic pathways into the arts; philosophical reflections on the meanings of noise and silence; dialogues between art and music; investigations of the roles of listening and acoustic space; and a comprehensive survey of sound works by artists from the avant-garde era to the present.","collection-title":"Documents of Contemporary Art","event-place":"Cambridge, MA","ISBN":"978-0-85488-187-1","language":"English","note":"OCLC: 650020015","publisher":"MIT Press","publisher-place":"Cambridge, MA","source":"Open WorldCat","title":"Sound","author":[{"family":"Kelly","given":"Caleb"}],"issued":{"date-parts":[["2011"]]}},"label":"page","suppress-author":true}],"schema":"https://github.com/citation-style-language/schema/raw/master/csl-citation.json"} </w:instrText>
      </w:r>
      <w:r w:rsidR="00225367">
        <w:rPr>
          <w:lang w:val="en-US"/>
        </w:rPr>
        <w:fldChar w:fldCharType="separate"/>
      </w:r>
      <w:r w:rsidR="00225367">
        <w:rPr>
          <w:noProof/>
          <w:lang w:val="en-US"/>
        </w:rPr>
        <w:t>(2011)</w:t>
      </w:r>
      <w:r w:rsidR="00225367">
        <w:rPr>
          <w:lang w:val="en-US"/>
        </w:rPr>
        <w:fldChar w:fldCharType="end"/>
      </w:r>
      <w:r w:rsidR="00225367">
        <w:rPr>
          <w:lang w:val="en-US"/>
        </w:rPr>
        <w:t xml:space="preserve"> </w:t>
      </w:r>
      <w:r w:rsidR="006D00F1" w:rsidRPr="006D00F1">
        <w:rPr>
          <w:lang w:val="en-US"/>
        </w:rPr>
        <w:t xml:space="preserve">reminds us, “a continuing concern to curators of sound in contemporary art is the space of the gallery itself” (p. 17). </w:t>
      </w:r>
      <w:r w:rsidR="00444C9D">
        <w:t>P14, a CU profile</w:t>
      </w:r>
      <w:r w:rsidR="000D79DE">
        <w:t xml:space="preserve">, for example, questioned the acoustics </w:t>
      </w:r>
      <w:r w:rsidR="00BB5F84">
        <w:t xml:space="preserve">of the exhibition room </w:t>
      </w:r>
      <w:r w:rsidR="000D79DE">
        <w:t xml:space="preserve">for JPG’s </w:t>
      </w:r>
      <w:r w:rsidR="005608B0">
        <w:t>work:</w:t>
      </w:r>
      <w:r w:rsidR="00493ADE">
        <w:t xml:space="preserve"> “</w:t>
      </w:r>
      <w:commentRangeStart w:id="16"/>
      <w:proofErr w:type="spellStart"/>
      <w:r w:rsidR="00493ADE" w:rsidRPr="00493ADE">
        <w:t>jusqu’où</w:t>
      </w:r>
      <w:proofErr w:type="spellEnd"/>
      <w:r w:rsidR="00493ADE" w:rsidRPr="00493ADE">
        <w:t xml:space="preserve"> </w:t>
      </w:r>
      <w:proofErr w:type="spellStart"/>
      <w:r w:rsidR="00493ADE" w:rsidRPr="00493ADE">
        <w:t>peut</w:t>
      </w:r>
      <w:proofErr w:type="spellEnd"/>
      <w:r w:rsidR="00493ADE" w:rsidRPr="00493ADE">
        <w:t xml:space="preserve"> </w:t>
      </w:r>
      <w:proofErr w:type="spellStart"/>
      <w:r w:rsidR="00493ADE" w:rsidRPr="00493ADE">
        <w:t>aller</w:t>
      </w:r>
      <w:proofErr w:type="spellEnd"/>
      <w:r w:rsidR="00493ADE" w:rsidRPr="00493ADE">
        <w:t xml:space="preserve"> </w:t>
      </w:r>
      <w:proofErr w:type="spellStart"/>
      <w:r w:rsidR="00493ADE" w:rsidRPr="00493ADE">
        <w:t>cette</w:t>
      </w:r>
      <w:proofErr w:type="spellEnd"/>
      <w:r w:rsidR="00493ADE" w:rsidRPr="00493ADE">
        <w:t xml:space="preserve"> </w:t>
      </w:r>
      <w:proofErr w:type="spellStart"/>
      <w:r w:rsidR="00493ADE" w:rsidRPr="00493ADE">
        <w:t>réverbération-là</w:t>
      </w:r>
      <w:proofErr w:type="spellEnd"/>
      <w:r w:rsidR="00493ADE" w:rsidRPr="00493ADE">
        <w:t xml:space="preserve"> dans </w:t>
      </w:r>
      <w:proofErr w:type="spellStart"/>
      <w:r w:rsidR="00493ADE" w:rsidRPr="00493ADE">
        <w:t>l’œuvre</w:t>
      </w:r>
      <w:proofErr w:type="spellEnd"/>
      <w:r w:rsidR="00493ADE" w:rsidRPr="00493ADE">
        <w:t xml:space="preserve">, </w:t>
      </w:r>
      <w:proofErr w:type="spellStart"/>
      <w:r w:rsidR="00493ADE" w:rsidRPr="00493ADE">
        <w:t>jusqu’où</w:t>
      </w:r>
      <w:proofErr w:type="spellEnd"/>
      <w:r w:rsidR="00493ADE" w:rsidRPr="00493ADE">
        <w:t xml:space="preserve"> on se </w:t>
      </w:r>
      <w:proofErr w:type="spellStart"/>
      <w:r w:rsidR="00493ADE" w:rsidRPr="00493ADE">
        <w:t>permet</w:t>
      </w:r>
      <w:proofErr w:type="spellEnd"/>
      <w:r w:rsidR="00493ADE" w:rsidRPr="00493ADE">
        <w:t xml:space="preserve"> </w:t>
      </w:r>
      <w:proofErr w:type="spellStart"/>
      <w:r w:rsidR="00493ADE" w:rsidRPr="00493ADE">
        <w:t>d’aller</w:t>
      </w:r>
      <w:proofErr w:type="spellEnd"/>
      <w:r w:rsidR="00493ADE" w:rsidRPr="00493ADE">
        <w:t xml:space="preserve">, </w:t>
      </w:r>
      <w:proofErr w:type="spellStart"/>
      <w:r w:rsidR="00493ADE" w:rsidRPr="00493ADE">
        <w:t>parce</w:t>
      </w:r>
      <w:proofErr w:type="spellEnd"/>
      <w:r w:rsidR="00493ADE" w:rsidRPr="00493ADE">
        <w:t xml:space="preserve"> que des </w:t>
      </w:r>
      <w:proofErr w:type="spellStart"/>
      <w:r w:rsidR="00493ADE" w:rsidRPr="00493ADE">
        <w:t>fois</w:t>
      </w:r>
      <w:proofErr w:type="spellEnd"/>
      <w:r w:rsidR="00493ADE" w:rsidRPr="00493ADE">
        <w:t xml:space="preserve"> </w:t>
      </w:r>
      <w:proofErr w:type="spellStart"/>
      <w:r w:rsidR="00493ADE" w:rsidRPr="00493ADE">
        <w:t>ça</w:t>
      </w:r>
      <w:proofErr w:type="spellEnd"/>
      <w:r w:rsidR="00493ADE" w:rsidRPr="00493ADE">
        <w:t xml:space="preserve"> </w:t>
      </w:r>
      <w:proofErr w:type="spellStart"/>
      <w:r w:rsidR="00493ADE" w:rsidRPr="00493ADE">
        <w:t>peut</w:t>
      </w:r>
      <w:proofErr w:type="spellEnd"/>
      <w:r w:rsidR="00493ADE" w:rsidRPr="00493ADE">
        <w:t xml:space="preserve"> </w:t>
      </w:r>
      <w:proofErr w:type="spellStart"/>
      <w:r w:rsidR="00493ADE" w:rsidRPr="00493ADE">
        <w:t>être</w:t>
      </w:r>
      <w:proofErr w:type="spellEnd"/>
      <w:r w:rsidR="00493ADE" w:rsidRPr="00493ADE">
        <w:t xml:space="preserve"> un choix de </w:t>
      </w:r>
      <w:proofErr w:type="spellStart"/>
      <w:r w:rsidR="00493ADE" w:rsidRPr="00493ADE">
        <w:t>l’artiste</w:t>
      </w:r>
      <w:proofErr w:type="spellEnd"/>
      <w:r w:rsidR="00493ADE" w:rsidRPr="00493ADE">
        <w:t xml:space="preserve"> </w:t>
      </w:r>
      <w:proofErr w:type="spellStart"/>
      <w:r w:rsidR="00493ADE" w:rsidRPr="00493ADE">
        <w:t>aussi</w:t>
      </w:r>
      <w:proofErr w:type="spellEnd"/>
      <w:r w:rsidR="00444C9D">
        <w:t>”</w:t>
      </w:r>
      <w:commentRangeEnd w:id="16"/>
      <w:r w:rsidR="00D14D66">
        <w:rPr>
          <w:rStyle w:val="CommentReference"/>
        </w:rPr>
        <w:commentReference w:id="16"/>
      </w:r>
      <w:r w:rsidR="009A454E">
        <w:t xml:space="preserve">, a statement that resonates with the </w:t>
      </w:r>
      <w:r w:rsidR="00995E67">
        <w:t xml:space="preserve">limitations expressed by JPG in his own interview </w:t>
      </w:r>
      <w:r w:rsidR="007E01B4">
        <w:t xml:space="preserve">for this specific </w:t>
      </w:r>
      <w:r w:rsidR="001843D3">
        <w:t>exhibition context</w:t>
      </w:r>
      <w:r w:rsidR="000D79DE">
        <w:t>.</w:t>
      </w:r>
      <w:r w:rsidR="00D4289D">
        <w:t xml:space="preserve"> This subcategory is indeed well represented in all fields of expertise in Table </w:t>
      </w:r>
      <w:r w:rsidR="00A338C1">
        <w:t>3</w:t>
      </w:r>
      <w:r w:rsidR="00D4289D">
        <w:t>.</w:t>
      </w:r>
      <w:r w:rsidR="000D79DE">
        <w:t xml:space="preserve"> </w:t>
      </w:r>
      <w:r w:rsidR="00166497">
        <w:t>Th</w:t>
      </w:r>
      <w:r w:rsidR="00D4289D">
        <w:t>e</w:t>
      </w:r>
      <w:r w:rsidR="00166497">
        <w:t xml:space="preserve"> top category</w:t>
      </w:r>
      <w:r w:rsidR="000D79DE">
        <w:t xml:space="preserve"> relates also to external sounds</w:t>
      </w:r>
      <w:r w:rsidR="001A67E9">
        <w:t xml:space="preserve"> </w:t>
      </w:r>
      <w:r w:rsidR="003276EF">
        <w:t>sources emerging from</w:t>
      </w:r>
      <w:r w:rsidR="001A67E9">
        <w:t xml:space="preserve"> the recording that </w:t>
      </w:r>
      <w:r w:rsidR="003276EF">
        <w:t>participants</w:t>
      </w:r>
      <w:r w:rsidR="003D5535">
        <w:t xml:space="preserve"> </w:t>
      </w:r>
      <w:r w:rsidR="003276EF">
        <w:t xml:space="preserve">considered as significant. </w:t>
      </w:r>
      <w:r w:rsidR="001A67E9">
        <w:t>contextualize the artwork, such as traffic noise.</w:t>
      </w:r>
      <w:r w:rsidR="00E94109">
        <w:t xml:space="preserve"> </w:t>
      </w:r>
      <w:r w:rsidR="00E94109" w:rsidRPr="00240E2A">
        <w:rPr>
          <w:lang w:val="fr-CA"/>
        </w:rPr>
        <w:t>P06</w:t>
      </w:r>
      <w:r w:rsidR="003144E7" w:rsidRPr="00240E2A">
        <w:rPr>
          <w:lang w:val="fr-CA"/>
        </w:rPr>
        <w:t xml:space="preserve">, a SA profile, mentions </w:t>
      </w:r>
      <w:proofErr w:type="spellStart"/>
      <w:r w:rsidR="003144E7" w:rsidRPr="00240E2A">
        <w:rPr>
          <w:lang w:val="fr-CA"/>
        </w:rPr>
        <w:t>traffic</w:t>
      </w:r>
      <w:proofErr w:type="spellEnd"/>
      <w:r w:rsidR="003144E7" w:rsidRPr="00240E2A">
        <w:rPr>
          <w:lang w:val="fr-CA"/>
        </w:rPr>
        <w:t xml:space="preserve"> noise </w:t>
      </w:r>
      <w:proofErr w:type="spellStart"/>
      <w:r w:rsidR="003144E7" w:rsidRPr="00240E2A">
        <w:rPr>
          <w:lang w:val="fr-CA"/>
        </w:rPr>
        <w:t>this</w:t>
      </w:r>
      <w:proofErr w:type="spellEnd"/>
      <w:r w:rsidR="003144E7" w:rsidRPr="00240E2A">
        <w:rPr>
          <w:lang w:val="fr-CA"/>
        </w:rPr>
        <w:t xml:space="preserve"> </w:t>
      </w:r>
      <w:proofErr w:type="spellStart"/>
      <w:r w:rsidR="003144E7" w:rsidRPr="00240E2A">
        <w:rPr>
          <w:lang w:val="fr-CA"/>
        </w:rPr>
        <w:t>way</w:t>
      </w:r>
      <w:proofErr w:type="spellEnd"/>
      <w:r w:rsidR="003144E7" w:rsidRPr="00240E2A">
        <w:rPr>
          <w:lang w:val="fr-CA"/>
        </w:rPr>
        <w:t>: “</w:t>
      </w:r>
      <w:commentRangeStart w:id="17"/>
      <w:r w:rsidR="003144E7" w:rsidRPr="00240E2A">
        <w:rPr>
          <w:lang w:val="fr-CA"/>
        </w:rPr>
        <w:t>C'est comme un élément parasitaire qui est là, mais qui nous met en contexte plus; on a plus l'impression d'être dans un espace</w:t>
      </w:r>
      <w:commentRangeEnd w:id="17"/>
      <w:r w:rsidR="00D14D66">
        <w:rPr>
          <w:rStyle w:val="CommentReference"/>
        </w:rPr>
        <w:commentReference w:id="17"/>
      </w:r>
      <w:r w:rsidR="003144E7" w:rsidRPr="00240E2A">
        <w:rPr>
          <w:lang w:val="fr-CA"/>
        </w:rPr>
        <w:t>”</w:t>
      </w:r>
      <w:r w:rsidR="008B57F5" w:rsidRPr="00240E2A">
        <w:rPr>
          <w:lang w:val="fr-CA"/>
        </w:rPr>
        <w:t xml:space="preserve">, </w:t>
      </w:r>
      <w:proofErr w:type="spellStart"/>
      <w:r w:rsidR="008B57F5" w:rsidRPr="00240E2A">
        <w:rPr>
          <w:lang w:val="fr-CA"/>
        </w:rPr>
        <w:t>which</w:t>
      </w:r>
      <w:proofErr w:type="spellEnd"/>
      <w:r w:rsidR="008B57F5" w:rsidRPr="00240E2A">
        <w:rPr>
          <w:lang w:val="fr-CA"/>
        </w:rPr>
        <w:t xml:space="preserve"> </w:t>
      </w:r>
      <w:proofErr w:type="spellStart"/>
      <w:r w:rsidR="008B57F5" w:rsidRPr="00240E2A">
        <w:rPr>
          <w:lang w:val="fr-CA"/>
        </w:rPr>
        <w:t>also</w:t>
      </w:r>
      <w:proofErr w:type="spellEnd"/>
      <w:r w:rsidR="008B57F5" w:rsidRPr="00240E2A">
        <w:rPr>
          <w:lang w:val="fr-CA"/>
        </w:rPr>
        <w:t xml:space="preserve"> relates to the </w:t>
      </w:r>
      <w:proofErr w:type="spellStart"/>
      <w:r w:rsidR="008B57F5" w:rsidRPr="00240E2A">
        <w:rPr>
          <w:i/>
          <w:iCs/>
          <w:lang w:val="fr-CA"/>
        </w:rPr>
        <w:t>re-presentation</w:t>
      </w:r>
      <w:proofErr w:type="spellEnd"/>
      <w:r w:rsidR="008B57F5" w:rsidRPr="00240E2A">
        <w:rPr>
          <w:lang w:val="fr-CA"/>
        </w:rPr>
        <w:t xml:space="preserve"> </w:t>
      </w:r>
      <w:proofErr w:type="spellStart"/>
      <w:r w:rsidR="008B57F5" w:rsidRPr="00240E2A">
        <w:rPr>
          <w:lang w:val="fr-CA"/>
        </w:rPr>
        <w:t>category</w:t>
      </w:r>
      <w:proofErr w:type="spellEnd"/>
      <w:r w:rsidR="008B57F5" w:rsidRPr="00240E2A">
        <w:rPr>
          <w:lang w:val="fr-CA"/>
        </w:rPr>
        <w:t>.</w:t>
      </w:r>
      <w:r w:rsidR="0012688A" w:rsidRPr="00240E2A">
        <w:rPr>
          <w:lang w:val="fr-CA"/>
        </w:rPr>
        <w:t xml:space="preserve"> </w:t>
      </w:r>
      <w:r w:rsidR="0012688A">
        <w:t xml:space="preserve">The last categorial element pertaining to this main category </w:t>
      </w:r>
      <w:r w:rsidR="00355C9A">
        <w:t xml:space="preserve">is </w:t>
      </w:r>
      <w:r w:rsidR="00A731F2">
        <w:t xml:space="preserve">the complementary choice, in relation to room acoustics, of positions selected for </w:t>
      </w:r>
      <w:r w:rsidR="00165FA8">
        <w:t>minimizing th</w:t>
      </w:r>
      <w:r w:rsidR="006D72FD">
        <w:t>is context (typically, close to the sound sources)</w:t>
      </w:r>
      <w:r w:rsidR="00FE3365">
        <w:t xml:space="preserve"> and as such relates more to the identity of the artwork, as least in </w:t>
      </w:r>
      <w:r w:rsidR="00450C13">
        <w:t>sensory experience terms.</w:t>
      </w:r>
      <w:r w:rsidR="00204B01">
        <w:t xml:space="preserve"> </w:t>
      </w:r>
      <w:r w:rsidR="003C1F03" w:rsidRPr="00D14D66">
        <w:rPr>
          <w:strike/>
          <w:lang w:val="fr-CA"/>
          <w:rPrChange w:id="18" w:author="Henrik Frisk" w:date="2025-01-28T16:28:00Z" w16du:dateUtc="2025-01-28T15:28:00Z">
            <w:rPr>
              <w:lang w:val="fr-CA"/>
            </w:rPr>
          </w:rPrChange>
        </w:rPr>
        <w:t xml:space="preserve">Relation </w:t>
      </w:r>
      <w:proofErr w:type="spellStart"/>
      <w:r w:rsidR="003C1F03" w:rsidRPr="00D14D66">
        <w:rPr>
          <w:strike/>
          <w:lang w:val="fr-CA"/>
          <w:rPrChange w:id="19" w:author="Henrik Frisk" w:date="2025-01-28T16:28:00Z" w16du:dateUtc="2025-01-28T15:28:00Z">
            <w:rPr>
              <w:lang w:val="fr-CA"/>
            </w:rPr>
          </w:rPrChange>
        </w:rPr>
        <w:t>between</w:t>
      </w:r>
      <w:proofErr w:type="spellEnd"/>
      <w:r w:rsidR="003C1F03" w:rsidRPr="00D14D66">
        <w:rPr>
          <w:strike/>
          <w:lang w:val="fr-CA"/>
          <w:rPrChange w:id="20" w:author="Henrik Frisk" w:date="2025-01-28T16:28:00Z" w16du:dateUtc="2025-01-28T15:28:00Z">
            <w:rPr>
              <w:lang w:val="fr-CA"/>
            </w:rPr>
          </w:rPrChange>
        </w:rPr>
        <w:t xml:space="preserve"> </w:t>
      </w:r>
      <w:proofErr w:type="spellStart"/>
      <w:r w:rsidR="003C1F03" w:rsidRPr="00D14D66">
        <w:rPr>
          <w:strike/>
          <w:lang w:val="fr-CA"/>
          <w:rPrChange w:id="21" w:author="Henrik Frisk" w:date="2025-01-28T16:28:00Z" w16du:dateUtc="2025-01-28T15:28:00Z">
            <w:rPr>
              <w:lang w:val="fr-CA"/>
            </w:rPr>
          </w:rPrChange>
        </w:rPr>
        <w:t>categories</w:t>
      </w:r>
      <w:proofErr w:type="spellEnd"/>
      <w:r w:rsidR="003C1F03" w:rsidRPr="00D14D66">
        <w:rPr>
          <w:strike/>
          <w:lang w:val="fr-CA"/>
          <w:rPrChange w:id="22" w:author="Henrik Frisk" w:date="2025-01-28T16:28:00Z" w16du:dateUtc="2025-01-28T15:28:00Z">
            <w:rPr>
              <w:lang w:val="fr-CA"/>
            </w:rPr>
          </w:rPrChange>
        </w:rPr>
        <w:t xml:space="preserve"> and pos</w:t>
      </w:r>
      <w:r w:rsidR="00DB035D" w:rsidRPr="00D14D66">
        <w:rPr>
          <w:strike/>
          <w:lang w:val="fr-CA"/>
          <w:rPrChange w:id="23" w:author="Henrik Frisk" w:date="2025-01-28T16:28:00Z" w16du:dateUtc="2025-01-28T15:28:00Z">
            <w:rPr>
              <w:lang w:val="fr-CA"/>
            </w:rPr>
          </w:rPrChange>
        </w:rPr>
        <w:t>ition</w:t>
      </w:r>
      <w:r w:rsidR="007832D0" w:rsidRPr="00A7262F">
        <w:rPr>
          <w:lang w:val="en-US"/>
        </w:rPr>
        <w:t xml:space="preserve">Because of the relatively small amount of data and the large number of categories emerging from the qualitative analysis, it is difficult to extract information from the conflation between the quantitative and the qualitative data. We will show here an example of triangulation to emphasize the tool methodologically and its potential for </w:t>
      </w:r>
      <w:r w:rsidR="00A7262F" w:rsidRPr="00A7262F">
        <w:rPr>
          <w:lang w:val="en-US"/>
        </w:rPr>
        <w:t>targeting</w:t>
      </w:r>
      <w:r w:rsidR="007832D0" w:rsidRPr="00A7262F">
        <w:rPr>
          <w:lang w:val="en-US"/>
        </w:rPr>
        <w:t xml:space="preserve"> in the future specific categories to extend the research. Figure 5 displays the positions selected for the category </w:t>
      </w:r>
      <w:r w:rsidR="007832D0" w:rsidRPr="00A7262F">
        <w:rPr>
          <w:i/>
          <w:iCs/>
          <w:lang w:val="en-US"/>
        </w:rPr>
        <w:t>Representativeness</w:t>
      </w:r>
      <w:r w:rsidR="007832D0" w:rsidRPr="00A7262F">
        <w:rPr>
          <w:lang w:val="en-US"/>
        </w:rPr>
        <w:t xml:space="preserve"> for both works according to the field of expertise.</w:t>
      </w:r>
    </w:p>
    <w:p w14:paraId="786A9DAC" w14:textId="77777777" w:rsidR="00F51B45" w:rsidRPr="00A7262F" w:rsidRDefault="00F51B45" w:rsidP="007832D0">
      <w:pPr>
        <w:rPr>
          <w:lang w:val="en-US"/>
        </w:rPr>
      </w:pPr>
    </w:p>
    <w:p w14:paraId="3B832DCE" w14:textId="77777777" w:rsidR="00F51B45" w:rsidRPr="0087749F" w:rsidRDefault="00F51B45" w:rsidP="00F51B45">
      <w:pPr>
        <w:keepNext/>
        <w:jc w:val="center"/>
      </w:pPr>
      <w:r>
        <w:t>&lt;FIGURE 5&gt;</w:t>
      </w:r>
    </w:p>
    <w:p w14:paraId="0DCF79DA" w14:textId="1B059464" w:rsidR="008E36E3" w:rsidRDefault="008E36E3" w:rsidP="008E36E3">
      <w:pPr>
        <w:pStyle w:val="Heading1"/>
        <w:rPr>
          <w:lang w:val="en-US"/>
        </w:rPr>
      </w:pPr>
      <w:r>
        <w:rPr>
          <w:lang w:val="en-US"/>
        </w:rPr>
        <w:t>Discussion</w:t>
      </w:r>
    </w:p>
    <w:p w14:paraId="310B4754" w14:textId="5761227D" w:rsidR="007157ED" w:rsidRDefault="0060317C" w:rsidP="0060317C">
      <w:pPr>
        <w:rPr>
          <w:lang w:val="en-US"/>
        </w:rPr>
      </w:pPr>
      <w:r>
        <w:rPr>
          <w:lang w:val="en-US"/>
        </w:rPr>
        <w:t xml:space="preserve">This first outcome of the analysis is the impressive variety of listening strategies that participants used during the data collection, which touches on the conceptual frameworks from the different fields of expertise discussed in this study. While there are tendencies in terms of strategies, the crossover established in table </w:t>
      </w:r>
      <w:r w:rsidR="00A338C1">
        <w:rPr>
          <w:lang w:val="en-US"/>
        </w:rPr>
        <w:t>3</w:t>
      </w:r>
      <w:r>
        <w:rPr>
          <w:lang w:val="en-US"/>
        </w:rPr>
        <w:t xml:space="preserve"> is clear (we have to take into </w:t>
      </w:r>
      <w:r>
        <w:rPr>
          <w:lang w:val="en-US"/>
        </w:rPr>
        <w:lastRenderedPageBreak/>
        <w:t xml:space="preserve">account the limitations discussed here </w:t>
      </w:r>
      <w:r w:rsidR="00571B06">
        <w:rPr>
          <w:lang w:val="en-US"/>
        </w:rPr>
        <w:t>below</w:t>
      </w:r>
      <w:r>
        <w:rPr>
          <w:lang w:val="en-US"/>
        </w:rPr>
        <w:t xml:space="preserve">), with some interesting takeaways, like the preference for the global panel of </w:t>
      </w:r>
      <w:r w:rsidRPr="008838A6">
        <w:rPr>
          <w:i/>
          <w:iCs/>
          <w:lang w:val="en-US"/>
        </w:rPr>
        <w:t>comprehensive</w:t>
      </w:r>
      <w:r>
        <w:rPr>
          <w:lang w:val="en-US"/>
        </w:rPr>
        <w:t xml:space="preserve"> strategies for SE profiles as opposed to analytic </w:t>
      </w:r>
      <w:r w:rsidRPr="008838A6">
        <w:rPr>
          <w:i/>
          <w:iCs/>
          <w:lang w:val="en-US"/>
        </w:rPr>
        <w:t>methods</w:t>
      </w:r>
      <w:r>
        <w:rPr>
          <w:lang w:val="en-US"/>
        </w:rPr>
        <w:t xml:space="preserve"> for SA profiles, and the expected focus on </w:t>
      </w:r>
      <w:r w:rsidRPr="008838A6">
        <w:rPr>
          <w:i/>
          <w:iCs/>
          <w:lang w:val="en-US"/>
        </w:rPr>
        <w:t>sources</w:t>
      </w:r>
      <w:r>
        <w:rPr>
          <w:lang w:val="en-US"/>
        </w:rPr>
        <w:t xml:space="preserve"> and </w:t>
      </w:r>
      <w:r w:rsidRPr="008838A6">
        <w:rPr>
          <w:i/>
          <w:iCs/>
          <w:lang w:val="en-US"/>
        </w:rPr>
        <w:t>sound object</w:t>
      </w:r>
      <w:r>
        <w:rPr>
          <w:lang w:val="en-US"/>
        </w:rPr>
        <w:t xml:space="preserve"> by CU+CO profiles (which is consistent with Brost’s framework). The development of narratives in what we have labelled </w:t>
      </w:r>
      <w:r w:rsidRPr="008838A6">
        <w:rPr>
          <w:i/>
          <w:iCs/>
          <w:lang w:val="en-US"/>
        </w:rPr>
        <w:t>curatorial</w:t>
      </w:r>
      <w:r>
        <w:rPr>
          <w:lang w:val="en-US"/>
        </w:rPr>
        <w:t xml:space="preserve"> strategies for all fields of expertise is also interesting in terms of the many ways to create them and could certainly be developed further in terms of research. While a statement to take with caution (see here above), in terms of significant knowledge, the tendency by participants to characterize differently what they consider easier to verbalize in relation to their sensory experience, according to their field of expertise, motivates us to push further this part of the research with an operationalization of the tacit-explicit dimension that fits a more descriptive inquiry and a focus on several categories.</w:t>
      </w:r>
      <w:r w:rsidR="00571B06">
        <w:rPr>
          <w:lang w:val="en-US"/>
        </w:rPr>
        <w:t xml:space="preserve"> But the diversity of responses to this question from respondents is already an insight into the noteworthiness of this dimension.</w:t>
      </w:r>
    </w:p>
    <w:p w14:paraId="47B0FA88" w14:textId="1197B64B" w:rsidR="007157ED" w:rsidRDefault="0018795F" w:rsidP="0018795F">
      <w:pPr>
        <w:rPr>
          <w:lang w:val="en-US"/>
        </w:rPr>
      </w:pPr>
      <w:r>
        <w:rPr>
          <w:lang w:val="en-US"/>
        </w:rPr>
        <w:t xml:space="preserve">Several limitations are part of this study. First, we chose to focus on the auditory immersive experience using a fixed media rendition, thus failing to account for the interactive dimension of the installations. This allowed us to focus on our object of study, namely the document rather than the sound art installation, and to confront our findings to Brost’s framework which is primarily defining sound elements and sound-related elements in the documentation. In the same vein, we chose to use a generic recording protocol, along a predefined array of equally spaced microphones, instead of tailoring the process to fit each work. The rationale was to rely on a pragmatic position to investigate the extent to which we can use simple tools to discuss long term documentation for sound art installations. By doing so, we also consider that 6DoF spatial audio recordings in the context of documentation would be more of a methodological tool rather than a direct documentation tool, which is consistent with the volume of data to preserve if it were to be the latter, especially at a time were digital archiving community are more and more discussing the environmental impact of digital preservation. </w:t>
      </w:r>
    </w:p>
    <w:p w14:paraId="1D8598AE" w14:textId="49BCE847" w:rsidR="00196B63" w:rsidRDefault="00BC1062" w:rsidP="0018795F">
      <w:pPr>
        <w:rPr>
          <w:lang w:val="en-US"/>
        </w:rPr>
      </w:pPr>
      <w:r w:rsidRPr="00F62557">
        <w:rPr>
          <w:highlight w:val="yellow"/>
          <w:lang w:val="en-US"/>
        </w:rPr>
        <w:t xml:space="preserve">While we intended to enrich the data collection with a third sound art installation with a </w:t>
      </w:r>
      <w:r w:rsidR="004E27BA" w:rsidRPr="00F62557">
        <w:rPr>
          <w:highlight w:val="yellow"/>
          <w:lang w:val="en-US"/>
        </w:rPr>
        <w:t xml:space="preserve">focus on a site-specific </w:t>
      </w:r>
      <w:r w:rsidR="007D4095" w:rsidRPr="00F62557">
        <w:rPr>
          <w:highlight w:val="yellow"/>
          <w:lang w:val="en-US"/>
        </w:rPr>
        <w:t xml:space="preserve">work, which would </w:t>
      </w:r>
      <w:r w:rsidR="009F5654" w:rsidRPr="00F62557">
        <w:rPr>
          <w:highlight w:val="yellow"/>
          <w:lang w:val="en-US"/>
        </w:rPr>
        <w:t xml:space="preserve">provide a better range of works, </w:t>
      </w:r>
      <w:r w:rsidR="007D4095" w:rsidRPr="00F62557">
        <w:rPr>
          <w:highlight w:val="yellow"/>
          <w:lang w:val="en-US"/>
        </w:rPr>
        <w:t xml:space="preserve">the context of the pandemic </w:t>
      </w:r>
      <w:r w:rsidR="00B26F00" w:rsidRPr="00F62557">
        <w:rPr>
          <w:highlight w:val="yellow"/>
          <w:lang w:val="en-US"/>
        </w:rPr>
        <w:t>did not allow for this extension.</w:t>
      </w:r>
      <w:r w:rsidR="00CE0626" w:rsidRPr="00F62557">
        <w:rPr>
          <w:highlight w:val="yellow"/>
          <w:lang w:val="en-US"/>
        </w:rPr>
        <w:t xml:space="preserve"> </w:t>
      </w:r>
      <w:r w:rsidR="00216610" w:rsidRPr="00F62557">
        <w:rPr>
          <w:highlight w:val="yellow"/>
          <w:lang w:val="en-US"/>
        </w:rPr>
        <w:t xml:space="preserve">Still, the rich data collection and </w:t>
      </w:r>
      <w:r w:rsidR="00640810" w:rsidRPr="00F62557">
        <w:rPr>
          <w:highlight w:val="yellow"/>
          <w:lang w:val="en-US"/>
        </w:rPr>
        <w:t xml:space="preserve">the broad range of </w:t>
      </w:r>
      <w:r w:rsidR="00BB49F7" w:rsidRPr="00F62557">
        <w:rPr>
          <w:highlight w:val="yellow"/>
          <w:lang w:val="en-US"/>
        </w:rPr>
        <w:t xml:space="preserve">categories stemming from the </w:t>
      </w:r>
      <w:r w:rsidR="00216610" w:rsidRPr="00F62557">
        <w:rPr>
          <w:highlight w:val="yellow"/>
          <w:lang w:val="en-US"/>
        </w:rPr>
        <w:t>analysis</w:t>
      </w:r>
      <w:r w:rsidR="003D2511" w:rsidRPr="00F62557">
        <w:rPr>
          <w:highlight w:val="yellow"/>
          <w:lang w:val="en-US"/>
        </w:rPr>
        <w:t xml:space="preserve"> provides a </w:t>
      </w:r>
      <w:r w:rsidR="00BB49F7" w:rsidRPr="00F62557">
        <w:rPr>
          <w:highlight w:val="yellow"/>
          <w:lang w:val="en-US"/>
        </w:rPr>
        <w:t xml:space="preserve">solid </w:t>
      </w:r>
      <w:r w:rsidR="003D2511" w:rsidRPr="00F62557">
        <w:rPr>
          <w:highlight w:val="yellow"/>
          <w:lang w:val="en-US"/>
        </w:rPr>
        <w:t>ground for further investigation</w:t>
      </w:r>
      <w:r w:rsidR="00BB49F7" w:rsidRPr="00F62557">
        <w:rPr>
          <w:highlight w:val="yellow"/>
          <w:lang w:val="en-US"/>
        </w:rPr>
        <w:t>s</w:t>
      </w:r>
      <w:r w:rsidR="003D2511" w:rsidRPr="00F62557">
        <w:rPr>
          <w:highlight w:val="yellow"/>
          <w:lang w:val="en-US"/>
        </w:rPr>
        <w:t xml:space="preserve">. Furthermore, </w:t>
      </w:r>
      <w:r w:rsidR="00033719" w:rsidRPr="00F62557">
        <w:rPr>
          <w:highlight w:val="yellow"/>
          <w:lang w:val="en-US"/>
        </w:rPr>
        <w:t xml:space="preserve">while a qualitative </w:t>
      </w:r>
      <w:r w:rsidR="00E4672D" w:rsidRPr="00F62557">
        <w:rPr>
          <w:highlight w:val="yellow"/>
          <w:lang w:val="en-US"/>
        </w:rPr>
        <w:t>analysis</w:t>
      </w:r>
      <w:r w:rsidR="00033719" w:rsidRPr="00F62557">
        <w:rPr>
          <w:highlight w:val="yellow"/>
          <w:lang w:val="en-US"/>
        </w:rPr>
        <w:t xml:space="preserve"> does not </w:t>
      </w:r>
      <w:r w:rsidR="00E4672D" w:rsidRPr="00F62557">
        <w:rPr>
          <w:highlight w:val="yellow"/>
          <w:lang w:val="en-US"/>
        </w:rPr>
        <w:t xml:space="preserve">entail generalizability, </w:t>
      </w:r>
      <w:r w:rsidR="003D2511" w:rsidRPr="00F62557">
        <w:rPr>
          <w:highlight w:val="yellow"/>
          <w:lang w:val="en-US"/>
        </w:rPr>
        <w:t xml:space="preserve">the </w:t>
      </w:r>
      <w:r w:rsidR="004C0DC0" w:rsidRPr="00F62557">
        <w:rPr>
          <w:highlight w:val="yellow"/>
          <w:lang w:val="en-US"/>
        </w:rPr>
        <w:t>analysis with multiple levels of abstraction</w:t>
      </w:r>
      <w:r w:rsidR="00456A2D" w:rsidRPr="00F62557">
        <w:rPr>
          <w:highlight w:val="yellow"/>
          <w:lang w:val="en-US"/>
        </w:rPr>
        <w:t xml:space="preserve"> </w:t>
      </w:r>
      <w:r w:rsidR="00B63678" w:rsidRPr="00F62557">
        <w:rPr>
          <w:highlight w:val="yellow"/>
          <w:lang w:val="en-US"/>
        </w:rPr>
        <w:t xml:space="preserve">in the coding </w:t>
      </w:r>
      <w:r w:rsidR="00456A2D" w:rsidRPr="00F62557">
        <w:rPr>
          <w:highlight w:val="yellow"/>
          <w:lang w:val="en-US"/>
        </w:rPr>
        <w:t xml:space="preserve">allows </w:t>
      </w:r>
      <w:r w:rsidR="00B63678" w:rsidRPr="00F62557">
        <w:rPr>
          <w:highlight w:val="yellow"/>
          <w:lang w:val="en-US"/>
        </w:rPr>
        <w:t xml:space="preserve">for further research to </w:t>
      </w:r>
      <w:r w:rsidR="0023041B" w:rsidRPr="00F62557">
        <w:rPr>
          <w:highlight w:val="yellow"/>
          <w:lang w:val="en-US"/>
        </w:rPr>
        <w:t xml:space="preserve">be </w:t>
      </w:r>
      <w:r w:rsidR="00640810" w:rsidRPr="00F62557">
        <w:rPr>
          <w:highlight w:val="yellow"/>
          <w:lang w:val="en-US"/>
        </w:rPr>
        <w:t xml:space="preserve">considered at different levels of </w:t>
      </w:r>
      <w:r w:rsidR="00033719" w:rsidRPr="00F62557">
        <w:rPr>
          <w:highlight w:val="yellow"/>
          <w:lang w:val="en-US"/>
        </w:rPr>
        <w:t>transferability</w:t>
      </w:r>
      <w:r w:rsidR="00BB49F7" w:rsidRPr="00F62557">
        <w:rPr>
          <w:highlight w:val="yellow"/>
          <w:lang w:val="en-US"/>
        </w:rPr>
        <w:t xml:space="preserve"> according to their </w:t>
      </w:r>
      <w:r w:rsidR="009F7E3A" w:rsidRPr="00F62557">
        <w:rPr>
          <w:highlight w:val="yellow"/>
          <w:lang w:val="en-US"/>
        </w:rPr>
        <w:t>paradigmatic</w:t>
      </w:r>
      <w:r w:rsidR="00BB49F7" w:rsidRPr="00F62557">
        <w:rPr>
          <w:highlight w:val="yellow"/>
          <w:lang w:val="en-US"/>
        </w:rPr>
        <w:t xml:space="preserve"> divergence</w:t>
      </w:r>
      <w:r w:rsidR="00832D5A" w:rsidRPr="00F62557">
        <w:rPr>
          <w:highlight w:val="yellow"/>
          <w:lang w:val="en-US"/>
        </w:rPr>
        <w:t xml:space="preserve"> (</w:t>
      </w:r>
      <w:r w:rsidR="00FD7EA3" w:rsidRPr="00F62557">
        <w:rPr>
          <w:highlight w:val="yellow"/>
          <w:lang w:val="en-US"/>
        </w:rPr>
        <w:t xml:space="preserve">evaluated according to </w:t>
      </w:r>
      <w:proofErr w:type="spellStart"/>
      <w:r w:rsidR="00FD7EA3" w:rsidRPr="00F62557">
        <w:rPr>
          <w:highlight w:val="yellow"/>
          <w:lang w:val="en-US"/>
        </w:rPr>
        <w:t>Fraisse</w:t>
      </w:r>
      <w:proofErr w:type="spellEnd"/>
      <w:r w:rsidR="00FD7EA3" w:rsidRPr="00F62557">
        <w:rPr>
          <w:highlight w:val="yellow"/>
          <w:lang w:val="en-US"/>
        </w:rPr>
        <w:t xml:space="preserve"> et al.’s </w:t>
      </w:r>
      <w:r w:rsidR="009F3D7B" w:rsidRPr="00F62557">
        <w:rPr>
          <w:highlight w:val="yellow"/>
          <w:lang w:val="en-US"/>
        </w:rPr>
        <w:t xml:space="preserve">2022 </w:t>
      </w:r>
      <w:r w:rsidR="00FD7EA3" w:rsidRPr="00F62557">
        <w:rPr>
          <w:highlight w:val="yellow"/>
          <w:lang w:val="en-US"/>
        </w:rPr>
        <w:t>conceptual framework</w:t>
      </w:r>
      <w:r w:rsidR="00832D5A" w:rsidRPr="00F62557">
        <w:rPr>
          <w:highlight w:val="yellow"/>
          <w:lang w:val="en-US"/>
        </w:rPr>
        <w:t>)</w:t>
      </w:r>
      <w:r w:rsidR="00640810" w:rsidRPr="00F62557">
        <w:rPr>
          <w:highlight w:val="yellow"/>
          <w:lang w:val="en-US"/>
        </w:rPr>
        <w:t>.</w:t>
      </w:r>
      <w:r w:rsidR="0023041B">
        <w:rPr>
          <w:lang w:val="en-US"/>
        </w:rPr>
        <w:t xml:space="preserve"> </w:t>
      </w:r>
      <w:r w:rsidR="00B63678">
        <w:rPr>
          <w:lang w:val="en-US"/>
        </w:rPr>
        <w:t xml:space="preserve"> </w:t>
      </w:r>
    </w:p>
    <w:p w14:paraId="70D9E88A" w14:textId="523C1965" w:rsidR="007157ED" w:rsidRDefault="007157ED" w:rsidP="0018795F">
      <w:pPr>
        <w:rPr>
          <w:lang w:val="en-US"/>
        </w:rPr>
      </w:pPr>
      <w:r>
        <w:rPr>
          <w:lang w:val="en-US"/>
        </w:rPr>
        <w:t xml:space="preserve">The interpolation between recording positions, especially in the case of Estelle’s work, had an impact on the spatial audio features of the rendering, which was acknowledged by several participants and had an impact on the selection of significant positions. The unexpected outcome of this situation is the ability to relate this shortcoming to the documentation principles, especially if we discuss in terms of </w:t>
      </w:r>
      <w:r w:rsidRPr="0062524A">
        <w:rPr>
          <w:i/>
          <w:iCs/>
          <w:lang w:val="en-US"/>
        </w:rPr>
        <w:t>identity</w:t>
      </w:r>
      <w:r>
        <w:rPr>
          <w:lang w:val="en-US"/>
        </w:rPr>
        <w:t xml:space="preserve"> and </w:t>
      </w:r>
      <w:r w:rsidRPr="0062524A">
        <w:rPr>
          <w:i/>
          <w:iCs/>
          <w:lang w:val="en-US"/>
        </w:rPr>
        <w:t>iteration</w:t>
      </w:r>
      <w:r>
        <w:rPr>
          <w:lang w:val="en-US"/>
        </w:rPr>
        <w:t xml:space="preserve">, or in Brost’s terms </w:t>
      </w:r>
      <w:r w:rsidRPr="0062524A">
        <w:rPr>
          <w:i/>
          <w:iCs/>
          <w:lang w:val="en-US"/>
        </w:rPr>
        <w:t>Sonic Identity</w:t>
      </w:r>
      <w:r>
        <w:rPr>
          <w:lang w:val="en-US"/>
        </w:rPr>
        <w:t xml:space="preserve"> and </w:t>
      </w:r>
      <w:r w:rsidRPr="0062524A">
        <w:rPr>
          <w:i/>
          <w:iCs/>
          <w:lang w:val="en-US"/>
        </w:rPr>
        <w:t>Installation documentation</w:t>
      </w:r>
      <w:r>
        <w:rPr>
          <w:lang w:val="en-US"/>
        </w:rPr>
        <w:t>, by emphasizing what is not a part of the work rather than what is, in the same vein as discussed for room acoustics.</w:t>
      </w:r>
    </w:p>
    <w:p w14:paraId="6F738CB4" w14:textId="2A13D223" w:rsidR="0018795F" w:rsidRDefault="0018795F" w:rsidP="0018795F">
      <w:pPr>
        <w:rPr>
          <w:lang w:val="en-US"/>
        </w:rPr>
      </w:pPr>
      <w:r>
        <w:rPr>
          <w:lang w:val="en-US"/>
        </w:rPr>
        <w:t xml:space="preserve">Furthermore, in terms of expertise, it should be noted that most participants at least some level of expertise outside of their primary field, so the analysis by expertise should be </w:t>
      </w:r>
      <w:r>
        <w:rPr>
          <w:lang w:val="en-US"/>
        </w:rPr>
        <w:lastRenderedPageBreak/>
        <w:t xml:space="preserve">interpreted with caution. These limitations arose in the context of an exploratory research project trying to carve new research directions in the documentation of sound installation works. </w:t>
      </w:r>
    </w:p>
    <w:p w14:paraId="249D82AD" w14:textId="1EE4DF21" w:rsidR="000E087E" w:rsidRDefault="000E087E" w:rsidP="000E087E">
      <w:pPr>
        <w:rPr>
          <w:lang w:val="en-US"/>
        </w:rPr>
      </w:pPr>
      <w:r>
        <w:rPr>
          <w:lang w:val="en-US"/>
        </w:rPr>
        <w:t xml:space="preserve">We have made several references to Brost’s framework during the analysis, whether in relation to her inclusion of broad categories relating to listener experience or </w:t>
      </w:r>
      <w:r w:rsidR="003A0732">
        <w:rPr>
          <w:lang w:val="en-US"/>
        </w:rPr>
        <w:t xml:space="preserve">the specification of </w:t>
      </w:r>
      <w:r>
        <w:rPr>
          <w:lang w:val="en-US"/>
        </w:rPr>
        <w:t>sound sources</w:t>
      </w:r>
      <w:r w:rsidR="003A0732">
        <w:rPr>
          <w:lang w:val="en-US"/>
        </w:rPr>
        <w:t xml:space="preserve"> and events</w:t>
      </w:r>
      <w:r>
        <w:rPr>
          <w:lang w:val="en-US"/>
        </w:rPr>
        <w:t xml:space="preserve">. Taking a sensory experience perspective on documentation, we still observe converging categories from our analysis, making clear the potential </w:t>
      </w:r>
      <w:r w:rsidR="00993FFD">
        <w:rPr>
          <w:lang w:val="en-US"/>
        </w:rPr>
        <w:t xml:space="preserve">articulation </w:t>
      </w:r>
      <w:r>
        <w:rPr>
          <w:lang w:val="en-US"/>
        </w:rPr>
        <w:t xml:space="preserve">between both frameworks and the possibility to better specify and define more systematically the elements of listener experience that she proposes. </w:t>
      </w:r>
      <w:r w:rsidR="00993FFD">
        <w:rPr>
          <w:lang w:val="en-US"/>
        </w:rPr>
        <w:t>In our opinion, this</w:t>
      </w:r>
      <w:r>
        <w:rPr>
          <w:lang w:val="en-US"/>
        </w:rPr>
        <w:t xml:space="preserve"> would require </w:t>
      </w:r>
      <w:r w:rsidR="00540035">
        <w:rPr>
          <w:lang w:val="en-US"/>
        </w:rPr>
        <w:t>relating</w:t>
      </w:r>
      <w:r>
        <w:rPr>
          <w:lang w:val="en-US"/>
        </w:rPr>
        <w:t xml:space="preserve"> the sensory experience </w:t>
      </w:r>
      <w:r w:rsidR="003A0732">
        <w:rPr>
          <w:lang w:val="en-US"/>
        </w:rPr>
        <w:t xml:space="preserve">and the </w:t>
      </w:r>
      <w:r w:rsidR="00993FFD">
        <w:rPr>
          <w:lang w:val="en-US"/>
        </w:rPr>
        <w:t xml:space="preserve">constituent listening </w:t>
      </w:r>
      <w:r w:rsidR="003A0732">
        <w:rPr>
          <w:lang w:val="en-US"/>
        </w:rPr>
        <w:t xml:space="preserve">strategies </w:t>
      </w:r>
      <w:r>
        <w:rPr>
          <w:lang w:val="en-US"/>
        </w:rPr>
        <w:t>to the elements of documentation</w:t>
      </w:r>
      <w:r w:rsidR="003A0732">
        <w:rPr>
          <w:lang w:val="en-US"/>
        </w:rPr>
        <w:t xml:space="preserve"> themselves rather than defining them as independent categories.</w:t>
      </w:r>
    </w:p>
    <w:p w14:paraId="6FC7DEF3" w14:textId="55A20D49" w:rsidR="00540035" w:rsidRDefault="00540035" w:rsidP="000E087E">
      <w:pPr>
        <w:rPr>
          <w:lang w:val="en-US"/>
        </w:rPr>
      </w:pPr>
      <w:r>
        <w:rPr>
          <w:lang w:val="en-US"/>
        </w:rPr>
        <w:t>Further research could be conducted by focusing on specific categories and investigating the relevant strategies for each field of expertise.</w:t>
      </w:r>
      <w:r w:rsidR="0088687E">
        <w:rPr>
          <w:lang w:val="en-US"/>
        </w:rPr>
        <w:t xml:space="preserve"> In this study we have used spatial audio recording as a data collection instrument</w:t>
      </w:r>
      <w:r w:rsidR="000938CD">
        <w:rPr>
          <w:lang w:val="en-US"/>
        </w:rPr>
        <w:t>,</w:t>
      </w:r>
      <w:r w:rsidR="0088687E">
        <w:rPr>
          <w:lang w:val="en-US"/>
        </w:rPr>
        <w:t xml:space="preserve"> but this research has now the potential to be extended to multi-expertise collaborative work and to investigate such tools in the context of more ecologically valid tasks relating to the specification of documentation for sound art installation.</w:t>
      </w:r>
    </w:p>
    <w:p w14:paraId="2442EF34" w14:textId="77777777" w:rsidR="00BE5B57" w:rsidRDefault="00BE5B57" w:rsidP="008E36E3">
      <w:pPr>
        <w:rPr>
          <w:lang w:val="en-US"/>
        </w:rPr>
      </w:pPr>
    </w:p>
    <w:p w14:paraId="35E45159" w14:textId="040873F7" w:rsidR="00304A9E" w:rsidRDefault="00304A9E" w:rsidP="00304A9E">
      <w:pPr>
        <w:pStyle w:val="Heading1"/>
        <w:rPr>
          <w:lang w:val="en-US"/>
        </w:rPr>
      </w:pPr>
      <w:r>
        <w:rPr>
          <w:lang w:val="en-US"/>
        </w:rPr>
        <w:t>Conclusion</w:t>
      </w:r>
    </w:p>
    <w:p w14:paraId="502F935B" w14:textId="61428134" w:rsidR="00A7262F" w:rsidRDefault="00E22D44" w:rsidP="00304A9E">
      <w:pPr>
        <w:rPr>
          <w:lang w:val="en-US"/>
        </w:rPr>
      </w:pPr>
      <w:r>
        <w:rPr>
          <w:lang w:val="en-US"/>
        </w:rPr>
        <w:t xml:space="preserve">Documentation of sound art installations is </w:t>
      </w:r>
      <w:r w:rsidR="00ED2878">
        <w:rPr>
          <w:lang w:val="en-US"/>
        </w:rPr>
        <w:t xml:space="preserve">an interdisciplinary endeavor. Brost </w:t>
      </w:r>
      <w:r w:rsidR="00ED2878">
        <w:rPr>
          <w:lang w:val="en-US"/>
        </w:rPr>
        <w:fldChar w:fldCharType="begin"/>
      </w:r>
      <w:r w:rsidR="00ED2878">
        <w:rPr>
          <w:lang w:val="en-US"/>
        </w:rPr>
        <w:instrText xml:space="preserve"> ADDIN ZOTERO_ITEM CSL_CITATION {"citationID":"BwLvUHi6","properties":{"formattedCitation":"(2018)","plainCitation":"(2018)","noteIndex":0},"citationItems":[{"id":3676,"uris":["http://zotero.org/users/706506/items/KYIC4WX4"],"itemData":{"id":3676,"type":"article-journal","container-title":"The Electronic Media Review","title":"A Documentation Framework for Sound in Time-based Media Installation Art – Electronic Media Review","URL":"https://resources.culturalheritage.org/emg-review/volume-5-2017-2018/brost-2/","volume":"5","author":[{"family":"Brost","given":"Amy"}],"accessed":{"date-parts":[["2021",3,16]]},"issued":{"date-parts":[["2018"]]}},"label":"page","suppress-author":true}],"schema":"https://github.com/citation-style-language/schema/raw/master/csl-citation.json"} </w:instrText>
      </w:r>
      <w:r w:rsidR="00ED2878">
        <w:rPr>
          <w:lang w:val="en-US"/>
        </w:rPr>
        <w:fldChar w:fldCharType="separate"/>
      </w:r>
      <w:r w:rsidR="00ED2878">
        <w:rPr>
          <w:noProof/>
          <w:lang w:val="en-US"/>
        </w:rPr>
        <w:t>(2018)</w:t>
      </w:r>
      <w:r w:rsidR="00ED2878">
        <w:rPr>
          <w:lang w:val="en-US"/>
        </w:rPr>
        <w:fldChar w:fldCharType="end"/>
      </w:r>
      <w:r w:rsidR="00ED2878">
        <w:rPr>
          <w:lang w:val="en-US"/>
        </w:rPr>
        <w:t xml:space="preserve"> made it explicit by stating that “f</w:t>
      </w:r>
      <w:r w:rsidR="00ED2878" w:rsidRPr="00ED2878">
        <w:rPr>
          <w:lang w:val="en-US"/>
        </w:rPr>
        <w:t>or time-based media works that foreground sound, conservators must be conversant with sound physics, acoustics, audio engineering and sound design so that they can have productive conversations with artists and sound professionals in order to create meaningful documentation of the significant aural properties of an artwork for the future</w:t>
      </w:r>
      <w:r w:rsidR="00ED2878">
        <w:rPr>
          <w:lang w:val="en-US"/>
        </w:rPr>
        <w:t>”.</w:t>
      </w:r>
      <w:r w:rsidR="00F76879">
        <w:rPr>
          <w:lang w:val="en-US"/>
        </w:rPr>
        <w:t xml:space="preserve"> </w:t>
      </w:r>
      <w:r w:rsidR="0040084A">
        <w:rPr>
          <w:lang w:val="en-US"/>
        </w:rPr>
        <w:t xml:space="preserve">From </w:t>
      </w:r>
      <w:r w:rsidR="00F409AB">
        <w:rPr>
          <w:lang w:val="en-US"/>
        </w:rPr>
        <w:t xml:space="preserve">our </w:t>
      </w:r>
      <w:r w:rsidR="0040084A">
        <w:rPr>
          <w:lang w:val="en-US"/>
        </w:rPr>
        <w:t>study, the potential for operationalizing th</w:t>
      </w:r>
      <w:r w:rsidR="00F409AB">
        <w:rPr>
          <w:lang w:val="en-US"/>
        </w:rPr>
        <w:t>e</w:t>
      </w:r>
      <w:r w:rsidR="0040084A">
        <w:rPr>
          <w:lang w:val="en-US"/>
        </w:rPr>
        <w:t xml:space="preserve"> interdisciplinary framework</w:t>
      </w:r>
      <w:r w:rsidR="009A0F4A">
        <w:rPr>
          <w:lang w:val="en-US"/>
        </w:rPr>
        <w:t xml:space="preserve"> discussed by Brost</w:t>
      </w:r>
      <w:r w:rsidR="0040084A">
        <w:rPr>
          <w:lang w:val="en-US"/>
        </w:rPr>
        <w:t xml:space="preserve"> started to emerge with the goal to make documentation procedures better formalized in relation to each field of expertise</w:t>
      </w:r>
      <w:r w:rsidR="00272BA8">
        <w:rPr>
          <w:lang w:val="en-US"/>
        </w:rPr>
        <w:t xml:space="preserve"> </w:t>
      </w:r>
      <w:r w:rsidR="00201FF8">
        <w:rPr>
          <w:lang w:val="en-US"/>
        </w:rPr>
        <w:t>regarding</w:t>
      </w:r>
      <w:r w:rsidR="00272BA8">
        <w:rPr>
          <w:lang w:val="en-US"/>
        </w:rPr>
        <w:t xml:space="preserve"> the sensory experience.</w:t>
      </w:r>
    </w:p>
    <w:p w14:paraId="2AB0D564" w14:textId="73E007EE" w:rsidR="0040084A" w:rsidRPr="00F62557" w:rsidRDefault="00217595" w:rsidP="00304A9E">
      <w:pPr>
        <w:rPr>
          <w:highlight w:val="yellow"/>
          <w:lang w:val="en-US"/>
        </w:rPr>
      </w:pPr>
      <w:r>
        <w:rPr>
          <w:lang w:val="en-US"/>
        </w:rPr>
        <w:t>As mentioned before</w:t>
      </w:r>
      <w:r w:rsidR="00DF5D31">
        <w:rPr>
          <w:lang w:val="en-US"/>
        </w:rPr>
        <w:t xml:space="preserve">, we do not advocate for the use of 6DoF spatial audio recordings as a primary document </w:t>
      </w:r>
      <w:r w:rsidR="00331A0F">
        <w:rPr>
          <w:lang w:val="en-US"/>
        </w:rPr>
        <w:t xml:space="preserve">about the work </w:t>
      </w:r>
      <w:r w:rsidR="00DF5D31">
        <w:rPr>
          <w:lang w:val="en-US"/>
        </w:rPr>
        <w:t xml:space="preserve">but rather as a mediation for </w:t>
      </w:r>
      <w:r w:rsidR="00D05264">
        <w:rPr>
          <w:lang w:val="en-US"/>
        </w:rPr>
        <w:t xml:space="preserve">the specification of </w:t>
      </w:r>
      <w:r w:rsidR="00DF5D31">
        <w:rPr>
          <w:lang w:val="en-US"/>
        </w:rPr>
        <w:t>documentation</w:t>
      </w:r>
      <w:r w:rsidR="00D05264">
        <w:rPr>
          <w:lang w:val="en-US"/>
        </w:rPr>
        <w:t xml:space="preserve"> methods with all stakeholders</w:t>
      </w:r>
      <w:r w:rsidR="00DF5D31">
        <w:rPr>
          <w:lang w:val="en-US"/>
        </w:rPr>
        <w:t xml:space="preserve">. </w:t>
      </w:r>
      <w:r w:rsidR="007C618D">
        <w:rPr>
          <w:lang w:val="en-US"/>
        </w:rPr>
        <w:t>While on the one hand sound artists have their own documentation methods, and in some cases dedicated professionals, and on the other hand museums have their documentation frameworks, this study is positioned within a broader perspective which promotes the design of comprehensive frameworks bridging practices and expertise. In this context, we have proposed to use spatial audio recording as a mediation for discussing, improving, converging on the topic of sound art installation documentation between stakeholders.</w:t>
      </w:r>
      <w:r w:rsidR="00987B3B">
        <w:rPr>
          <w:lang w:val="en-US"/>
        </w:rPr>
        <w:t xml:space="preserve"> </w:t>
      </w:r>
      <w:r w:rsidR="0040084A">
        <w:rPr>
          <w:lang w:val="en-US"/>
        </w:rPr>
        <w:t xml:space="preserve">The fact that we have a broad range of </w:t>
      </w:r>
      <w:r w:rsidR="00272BA8">
        <w:rPr>
          <w:lang w:val="en-US"/>
        </w:rPr>
        <w:t xml:space="preserve">shared </w:t>
      </w:r>
      <w:r w:rsidR="0040084A">
        <w:rPr>
          <w:lang w:val="en-US"/>
        </w:rPr>
        <w:t xml:space="preserve">strategies to document the sensory experience across fields </w:t>
      </w:r>
      <w:r w:rsidR="00E41C69">
        <w:rPr>
          <w:lang w:val="en-US"/>
        </w:rPr>
        <w:t xml:space="preserve">of expertise </w:t>
      </w:r>
      <w:r w:rsidR="00272BA8">
        <w:rPr>
          <w:lang w:val="en-US"/>
        </w:rPr>
        <w:t xml:space="preserve">with </w:t>
      </w:r>
      <w:r w:rsidR="0040084A">
        <w:rPr>
          <w:lang w:val="en-US"/>
        </w:rPr>
        <w:t>different focus</w:t>
      </w:r>
      <w:r w:rsidR="00272BA8">
        <w:rPr>
          <w:lang w:val="en-US"/>
        </w:rPr>
        <w:t>es</w:t>
      </w:r>
      <w:r w:rsidR="0040084A">
        <w:rPr>
          <w:lang w:val="en-US"/>
        </w:rPr>
        <w:t xml:space="preserve"> outlines the potential to use minimal spatial audio recordings tools, such as the ones we used in this study, for </w:t>
      </w:r>
      <w:r w:rsidR="00D05264">
        <w:rPr>
          <w:lang w:val="en-US"/>
        </w:rPr>
        <w:t>this purpose</w:t>
      </w:r>
      <w:r w:rsidR="0040084A">
        <w:rPr>
          <w:lang w:val="en-US"/>
        </w:rPr>
        <w:t>.</w:t>
      </w:r>
      <w:r w:rsidR="00297DD2">
        <w:rPr>
          <w:lang w:val="en-US"/>
        </w:rPr>
        <w:t xml:space="preserve"> </w:t>
      </w:r>
      <w:r w:rsidR="00987B3B" w:rsidRPr="00F62557">
        <w:rPr>
          <w:highlight w:val="yellow"/>
          <w:lang w:val="en-US"/>
        </w:rPr>
        <w:t>W</w:t>
      </w:r>
      <w:r w:rsidR="00724304" w:rsidRPr="00F62557">
        <w:rPr>
          <w:highlight w:val="yellow"/>
          <w:lang w:val="en-US"/>
        </w:rPr>
        <w:t xml:space="preserve">e believe that </w:t>
      </w:r>
      <w:r w:rsidR="009750DF" w:rsidRPr="00F62557">
        <w:rPr>
          <w:highlight w:val="yellow"/>
          <w:lang w:val="en-US"/>
        </w:rPr>
        <w:t>such spatial audio recording could act as a boundary object</w:t>
      </w:r>
      <w:r w:rsidR="00BB2672" w:rsidRPr="00F62557">
        <w:rPr>
          <w:highlight w:val="yellow"/>
          <w:lang w:val="en-US"/>
        </w:rPr>
        <w:t xml:space="preserve"> </w:t>
      </w:r>
      <w:r w:rsidR="00F21191" w:rsidRPr="00F62557">
        <w:rPr>
          <w:highlight w:val="yellow"/>
          <w:lang w:val="en-US"/>
        </w:rPr>
        <w:fldChar w:fldCharType="begin"/>
      </w:r>
      <w:r w:rsidR="008E36F6" w:rsidRPr="00F62557">
        <w:rPr>
          <w:highlight w:val="yellow"/>
          <w:lang w:val="en-US"/>
        </w:rPr>
        <w:instrText xml:space="preserve"> ADDIN ZOTERO_ITEM CSL_CITATION {"citationID":"cZa1edw8","properties":{"formattedCitation":"(Star &amp; Griesemer, 1989)","plainCitation":"(Star &amp; Griesemer, 1989)","noteIndex":0},"citationItems":[{"id":91,"uris":["http://zotero.org/users/706506/items/GIVBI63D"],"itemData":{"id":91,"type":"article-journal","abstract":"Scientific work is heterogeneous, requiring many different actors and viewpoints. It also requires cooperation. The two create tension between divergent viewpoints and the need for generalizable findings. We present a model of how one group of actors managed this tension. It draws on the work of amateurs, professionals, administrators and others connected to the Museum of Vertebrate Zoology at the University of California, Berkeley, during its early years. Extending the Latour-Callon model of interessement, two major activities are central for translating between viewpoints: standardization of methods, and the development of `boundary objects'. Boundary objects are both adaptable to different viewpoints and robust enough to maintain identity across them. We distinguish four types of boundary objects: repositories, ideal types, coincident boundaries and standardized forms.","container-title":"Social Studies of Science","ISSN":"0306-3127, 1460-3659","issue":"3","journalAbbreviation":"Social Studies of Science","language":"en","page":"387-420","source":"sss.sagepub.com","title":"Institutional Ecology, `Translations' and Boundary Objects: Amateurs and Professionals in Berkeley's Museum of Vertebrate Zoology, 1907-39","title-short":"Institutional Ecology, `Translations' and Boundary Objects","volume":"19","author":[{"family":"Star","given":"Susan Leigh"},{"family":"Griesemer","given":"James R."}],"issued":{"date-parts":[["1989"]]}}}],"schema":"https://github.com/citation-style-language/schema/raw/master/csl-citation.json"} </w:instrText>
      </w:r>
      <w:r w:rsidR="00F21191" w:rsidRPr="00F62557">
        <w:rPr>
          <w:highlight w:val="yellow"/>
          <w:lang w:val="en-US"/>
        </w:rPr>
        <w:fldChar w:fldCharType="separate"/>
      </w:r>
      <w:r w:rsidR="008E36F6" w:rsidRPr="00F62557">
        <w:rPr>
          <w:noProof/>
          <w:highlight w:val="yellow"/>
          <w:lang w:val="en-US"/>
        </w:rPr>
        <w:t>(Star &amp; Griesemer, 1989)</w:t>
      </w:r>
      <w:r w:rsidR="00F21191" w:rsidRPr="00F62557">
        <w:rPr>
          <w:highlight w:val="yellow"/>
          <w:lang w:val="en-US"/>
        </w:rPr>
        <w:fldChar w:fldCharType="end"/>
      </w:r>
      <w:r w:rsidR="00BB2672" w:rsidRPr="00F62557">
        <w:rPr>
          <w:highlight w:val="yellow"/>
          <w:lang w:val="en-US"/>
        </w:rPr>
        <w:t xml:space="preserve"> – that is to say</w:t>
      </w:r>
      <w:r w:rsidR="001B070F" w:rsidRPr="00F62557">
        <w:rPr>
          <w:highlight w:val="yellow"/>
          <w:lang w:val="en-US"/>
        </w:rPr>
        <w:t xml:space="preserve"> </w:t>
      </w:r>
      <w:r w:rsidR="00DB321C" w:rsidRPr="00F62557">
        <w:rPr>
          <w:highlight w:val="yellow"/>
          <w:lang w:val="en-US"/>
        </w:rPr>
        <w:t xml:space="preserve">a tool </w:t>
      </w:r>
      <w:r w:rsidR="003573BD" w:rsidRPr="00F62557">
        <w:rPr>
          <w:highlight w:val="yellow"/>
          <w:lang w:val="en-US"/>
        </w:rPr>
        <w:t xml:space="preserve">that allows </w:t>
      </w:r>
      <w:r w:rsidR="003573BD" w:rsidRPr="00F62557">
        <w:rPr>
          <w:highlight w:val="yellow"/>
          <w:lang w:val="en-US"/>
        </w:rPr>
        <w:lastRenderedPageBreak/>
        <w:t xml:space="preserve">for several </w:t>
      </w:r>
      <w:r w:rsidR="00987B3B" w:rsidRPr="00F62557">
        <w:rPr>
          <w:highlight w:val="yellow"/>
          <w:lang w:val="en-US"/>
        </w:rPr>
        <w:t>fields</w:t>
      </w:r>
      <w:r w:rsidR="00EA4C8C" w:rsidRPr="00F62557">
        <w:rPr>
          <w:highlight w:val="yellow"/>
          <w:lang w:val="en-US"/>
        </w:rPr>
        <w:t xml:space="preserve"> of </w:t>
      </w:r>
      <w:r w:rsidR="003573BD" w:rsidRPr="00F62557">
        <w:rPr>
          <w:highlight w:val="yellow"/>
          <w:lang w:val="en-US"/>
        </w:rPr>
        <w:t xml:space="preserve">expertise to </w:t>
      </w:r>
      <w:r w:rsidR="00EA4C8C" w:rsidRPr="00F62557">
        <w:rPr>
          <w:highlight w:val="yellow"/>
          <w:lang w:val="en-US"/>
        </w:rPr>
        <w:t xml:space="preserve">project </w:t>
      </w:r>
      <w:r w:rsidR="00F41406" w:rsidRPr="00F62557">
        <w:rPr>
          <w:highlight w:val="yellow"/>
          <w:lang w:val="en-US"/>
        </w:rPr>
        <w:t xml:space="preserve">their understanding of documentation and </w:t>
      </w:r>
      <w:r w:rsidR="004B1CE3" w:rsidRPr="00F62557">
        <w:rPr>
          <w:highlight w:val="yellow"/>
          <w:lang w:val="en-US"/>
        </w:rPr>
        <w:t>discuss specifications and requirements</w:t>
      </w:r>
      <w:r w:rsidR="0032169F" w:rsidRPr="00F62557">
        <w:rPr>
          <w:highlight w:val="yellow"/>
          <w:lang w:val="en-US"/>
        </w:rPr>
        <w:t>.</w:t>
      </w:r>
    </w:p>
    <w:p w14:paraId="05B59DCC" w14:textId="28C55703" w:rsidR="007D722B" w:rsidRDefault="007D722B" w:rsidP="00304A9E">
      <w:pPr>
        <w:rPr>
          <w:lang w:val="en-US"/>
        </w:rPr>
      </w:pPr>
      <w:r w:rsidRPr="00F62557">
        <w:rPr>
          <w:highlight w:val="yellow"/>
          <w:lang w:val="en-US"/>
        </w:rPr>
        <w:t xml:space="preserve">Furthermore, </w:t>
      </w:r>
      <w:r w:rsidR="000A524F" w:rsidRPr="00F62557">
        <w:rPr>
          <w:highlight w:val="yellow"/>
          <w:lang w:val="en-US"/>
        </w:rPr>
        <w:t xml:space="preserve">the outcome of the qualitative analysis </w:t>
      </w:r>
      <w:r w:rsidR="00FF62F2" w:rsidRPr="00F62557">
        <w:rPr>
          <w:highlight w:val="yellow"/>
          <w:lang w:val="en-US"/>
        </w:rPr>
        <w:t xml:space="preserve">should be confronted with more case studies </w:t>
      </w:r>
      <w:r w:rsidR="00FF5D2F" w:rsidRPr="00F62557">
        <w:rPr>
          <w:highlight w:val="yellow"/>
          <w:lang w:val="en-US"/>
        </w:rPr>
        <w:t>to assess its dependability</w:t>
      </w:r>
      <w:r w:rsidR="002139BB" w:rsidRPr="00F62557">
        <w:rPr>
          <w:highlight w:val="yellow"/>
          <w:lang w:val="en-US"/>
        </w:rPr>
        <w:t xml:space="preserve">. </w:t>
      </w:r>
      <w:r w:rsidR="00115410" w:rsidRPr="00F62557">
        <w:rPr>
          <w:highlight w:val="yellow"/>
          <w:lang w:val="en-US"/>
        </w:rPr>
        <w:t xml:space="preserve">Such a tool </w:t>
      </w:r>
      <w:r w:rsidR="00A67D78" w:rsidRPr="00F62557">
        <w:rPr>
          <w:highlight w:val="yellow"/>
          <w:lang w:val="en-US"/>
        </w:rPr>
        <w:t>h</w:t>
      </w:r>
      <w:r w:rsidR="00115410" w:rsidRPr="00F62557">
        <w:rPr>
          <w:highlight w:val="yellow"/>
          <w:lang w:val="en-US"/>
        </w:rPr>
        <w:t>as the potential</w:t>
      </w:r>
      <w:r w:rsidR="0056755E" w:rsidRPr="00F62557">
        <w:rPr>
          <w:highlight w:val="yellow"/>
          <w:lang w:val="en-US"/>
        </w:rPr>
        <w:t xml:space="preserve"> to function as a </w:t>
      </w:r>
      <w:r w:rsidR="00EB24B8" w:rsidRPr="00F62557">
        <w:rPr>
          <w:highlight w:val="yellow"/>
          <w:lang w:val="en-US"/>
        </w:rPr>
        <w:t>conceptual</w:t>
      </w:r>
      <w:r w:rsidR="0056755E" w:rsidRPr="00F62557">
        <w:rPr>
          <w:highlight w:val="yellow"/>
          <w:lang w:val="en-US"/>
        </w:rPr>
        <w:t xml:space="preserve"> framework to </w:t>
      </w:r>
      <w:r w:rsidR="002D749B" w:rsidRPr="00F62557">
        <w:rPr>
          <w:highlight w:val="yellow"/>
          <w:lang w:val="en-US"/>
        </w:rPr>
        <w:t>review and enrich established documentation procedures</w:t>
      </w:r>
      <w:r w:rsidR="002D749B">
        <w:rPr>
          <w:lang w:val="en-US"/>
        </w:rPr>
        <w:t>.</w:t>
      </w:r>
    </w:p>
    <w:p w14:paraId="13DC50AD" w14:textId="77777777" w:rsidR="00A7262F" w:rsidRDefault="00A7262F" w:rsidP="00304A9E">
      <w:pPr>
        <w:rPr>
          <w:lang w:val="en-US"/>
        </w:rPr>
      </w:pPr>
    </w:p>
    <w:p w14:paraId="263C2BAD" w14:textId="77777777" w:rsidR="00A7262F" w:rsidRDefault="00A7262F" w:rsidP="00304A9E">
      <w:pPr>
        <w:rPr>
          <w:lang w:val="en-US"/>
        </w:rPr>
      </w:pPr>
    </w:p>
    <w:p w14:paraId="0C1AA42D" w14:textId="77777777" w:rsidR="00A7262F" w:rsidRDefault="00A7262F" w:rsidP="00304A9E">
      <w:pPr>
        <w:rPr>
          <w:lang w:val="en-US"/>
        </w:rPr>
      </w:pPr>
    </w:p>
    <w:p w14:paraId="3C2CF0C8" w14:textId="11E34E26" w:rsidR="00741E47" w:rsidRDefault="001E0A43" w:rsidP="00741E47">
      <w:pPr>
        <w:pStyle w:val="Heading1"/>
        <w:rPr>
          <w:lang w:val="en-US"/>
        </w:rPr>
      </w:pPr>
      <w:r>
        <w:rPr>
          <w:lang w:val="en-US"/>
        </w:rPr>
        <w:t>Acknowledgments</w:t>
      </w:r>
    </w:p>
    <w:p w14:paraId="599396B7" w14:textId="052AB9EB" w:rsidR="00741E47" w:rsidRPr="005B0006" w:rsidRDefault="00AD52FB" w:rsidP="00741E47">
      <w:pPr>
        <w:rPr>
          <w:b/>
          <w:bCs/>
        </w:rPr>
      </w:pPr>
      <w:r>
        <w:rPr>
          <w:lang w:val="en-US"/>
        </w:rPr>
        <w:t xml:space="preserve">We would like to thank the </w:t>
      </w:r>
      <w:hyperlink r:id="rId12" w:tgtFrame="_self" w:history="1">
        <w:r w:rsidRPr="005B0006">
          <w:rPr>
            <w:rStyle w:val="Hyperlink"/>
          </w:rPr>
          <w:t>Social Sciences and Humanities Research Council</w:t>
        </w:r>
      </w:hyperlink>
      <w:r>
        <w:t xml:space="preserve"> o</w:t>
      </w:r>
      <w:r>
        <w:rPr>
          <w:lang w:val="en-US"/>
        </w:rPr>
        <w:t>f Canada for funding th</w:t>
      </w:r>
      <w:r w:rsidR="00F76879">
        <w:rPr>
          <w:lang w:val="en-US"/>
        </w:rPr>
        <w:t>e SAD-SASK project</w:t>
      </w:r>
      <w:r>
        <w:rPr>
          <w:lang w:val="en-US"/>
        </w:rPr>
        <w:t xml:space="preserve">, Gabriel Lavoie Viau for developing the interface, Jack Kelly and Florian </w:t>
      </w:r>
      <w:proofErr w:type="spellStart"/>
      <w:r>
        <w:rPr>
          <w:lang w:val="en-US"/>
        </w:rPr>
        <w:t>Grond</w:t>
      </w:r>
      <w:proofErr w:type="spellEnd"/>
      <w:r>
        <w:rPr>
          <w:lang w:val="en-US"/>
        </w:rPr>
        <w:t xml:space="preserve"> for the recordings, Julien </w:t>
      </w:r>
      <w:proofErr w:type="spellStart"/>
      <w:r>
        <w:rPr>
          <w:lang w:val="en-US"/>
        </w:rPr>
        <w:t>Boissinot</w:t>
      </w:r>
      <w:proofErr w:type="spellEnd"/>
      <w:r>
        <w:rPr>
          <w:lang w:val="en-US"/>
        </w:rPr>
        <w:t xml:space="preserve"> and Yves Methot at CIRMMT for their support in the laboratory. We would like also to thank our collaborators</w:t>
      </w:r>
      <w:r w:rsidR="00270D4E">
        <w:rPr>
          <w:lang w:val="en-US"/>
        </w:rPr>
        <w:t xml:space="preserve"> for the discussions and guidance</w:t>
      </w:r>
      <w:r>
        <w:rPr>
          <w:lang w:val="en-US"/>
        </w:rPr>
        <w:t xml:space="preserve">: </w:t>
      </w:r>
      <w:r w:rsidRPr="00AD52FB">
        <w:rPr>
          <w:lang w:val="en-US"/>
        </w:rPr>
        <w:t xml:space="preserve">Nicolas Bernier, Seth Cluett, Patricia </w:t>
      </w:r>
      <w:proofErr w:type="spellStart"/>
      <w:r w:rsidRPr="00AD52FB">
        <w:rPr>
          <w:lang w:val="en-US"/>
        </w:rPr>
        <w:t>Falcão</w:t>
      </w:r>
      <w:proofErr w:type="spellEnd"/>
      <w:r w:rsidRPr="00AD52FB">
        <w:rPr>
          <w:lang w:val="en-US"/>
        </w:rPr>
        <w:t xml:space="preserve">, Philippe-Aubert </w:t>
      </w:r>
      <w:proofErr w:type="spellStart"/>
      <w:r w:rsidRPr="00AD52FB">
        <w:rPr>
          <w:lang w:val="en-US"/>
        </w:rPr>
        <w:t>Gauthier,</w:t>
      </w:r>
      <w:r w:rsidR="0087050A">
        <w:rPr>
          <w:lang w:val="en-US"/>
        </w:rPr>
        <w:t>and</w:t>
      </w:r>
      <w:proofErr w:type="spellEnd"/>
      <w:r w:rsidR="0087050A">
        <w:rPr>
          <w:lang w:val="en-US"/>
        </w:rPr>
        <w:t xml:space="preserve"> </w:t>
      </w:r>
      <w:r w:rsidRPr="00AD52FB">
        <w:rPr>
          <w:lang w:val="en-US"/>
        </w:rPr>
        <w:t xml:space="preserve"> Jack </w:t>
      </w:r>
      <w:proofErr w:type="spellStart"/>
      <w:r w:rsidRPr="00AD52FB">
        <w:rPr>
          <w:lang w:val="en-US"/>
        </w:rPr>
        <w:t>McConchie</w:t>
      </w:r>
      <w:proofErr w:type="spellEnd"/>
      <w:r w:rsidR="0087050A">
        <w:rPr>
          <w:lang w:val="en-US"/>
        </w:rPr>
        <w:t>.</w:t>
      </w:r>
    </w:p>
    <w:p w14:paraId="7247E350" w14:textId="4421C40E" w:rsidR="00DA3565" w:rsidRPr="00741E47" w:rsidRDefault="00DA3565" w:rsidP="00741E47">
      <w:pPr>
        <w:rPr>
          <w:lang w:val="en-US"/>
        </w:rPr>
      </w:pPr>
    </w:p>
    <w:p w14:paraId="04F9308D" w14:textId="3F6C8BF1" w:rsidR="00304A9E" w:rsidRDefault="00304A9E" w:rsidP="00304A9E">
      <w:pPr>
        <w:pStyle w:val="Heading1"/>
        <w:rPr>
          <w:lang w:val="en-US"/>
        </w:rPr>
      </w:pPr>
      <w:r>
        <w:rPr>
          <w:lang w:val="en-US"/>
        </w:rPr>
        <w:t>Bibliography</w:t>
      </w:r>
    </w:p>
    <w:p w14:paraId="16BFFCF7" w14:textId="77777777" w:rsidR="00862361" w:rsidRPr="0068579E" w:rsidRDefault="00862361" w:rsidP="00862361">
      <w:pPr>
        <w:pStyle w:val="Bibliography"/>
        <w:rPr>
          <w:rFonts w:ascii="Aptos"/>
          <w:lang w:val="en-US"/>
        </w:rPr>
      </w:pPr>
      <w:r w:rsidRPr="0068579E">
        <w:rPr>
          <w:lang w:val="en-US"/>
        </w:rPr>
        <w:fldChar w:fldCharType="begin"/>
      </w:r>
      <w:r w:rsidRPr="0068579E">
        <w:rPr>
          <w:lang w:val="en-US"/>
        </w:rPr>
        <w:instrText xml:space="preserve"> ADDIN ZOTERO_BIBL {"uncited":[],"omitted":[],"custom":[]} CSL_BIBLIOGRAPHY </w:instrText>
      </w:r>
      <w:r w:rsidRPr="0068579E">
        <w:rPr>
          <w:lang w:val="en-US"/>
        </w:rPr>
        <w:fldChar w:fldCharType="separate"/>
      </w:r>
      <w:r w:rsidRPr="0068579E">
        <w:rPr>
          <w:rFonts w:ascii="Aptos"/>
          <w:lang w:val="en-US"/>
        </w:rPr>
        <w:t xml:space="preserve">Bandt, R. 2006. Sound installation: Blurring the boundaries of the Eye, the Ear, Space and Time. </w:t>
      </w:r>
      <w:r w:rsidRPr="0068579E">
        <w:rPr>
          <w:rFonts w:ascii="Aptos"/>
          <w:i/>
          <w:iCs/>
          <w:lang w:val="en-US"/>
        </w:rPr>
        <w:t>Contemporary Music Review</w:t>
      </w:r>
      <w:r w:rsidRPr="0068579E">
        <w:rPr>
          <w:rFonts w:ascii="Aptos"/>
          <w:lang w:val="en-US"/>
        </w:rPr>
        <w:t xml:space="preserve"> </w:t>
      </w:r>
      <w:r w:rsidRPr="003A2B15">
        <w:rPr>
          <w:rFonts w:ascii="Aptos"/>
          <w:lang w:val="en-US"/>
        </w:rPr>
        <w:t>25</w:t>
      </w:r>
      <w:r w:rsidRPr="0068579E">
        <w:rPr>
          <w:rFonts w:ascii="Aptos"/>
          <w:lang w:val="en-US"/>
        </w:rPr>
        <w:t>(4)</w:t>
      </w:r>
      <w:r>
        <w:rPr>
          <w:rFonts w:ascii="Aptos"/>
          <w:lang w:val="en-US"/>
        </w:rPr>
        <w:t>:</w:t>
      </w:r>
      <w:r w:rsidRPr="0068579E">
        <w:rPr>
          <w:rFonts w:ascii="Aptos"/>
          <w:lang w:val="en-US"/>
        </w:rPr>
        <w:t xml:space="preserve"> 353–365. https://doi.org/10.1080/07494460600761021</w:t>
      </w:r>
    </w:p>
    <w:p w14:paraId="5E5855F0" w14:textId="77777777" w:rsidR="00862361" w:rsidRPr="0068579E" w:rsidRDefault="00862361" w:rsidP="00862361">
      <w:pPr>
        <w:pStyle w:val="Bibliography"/>
        <w:rPr>
          <w:rFonts w:ascii="Aptos"/>
          <w:lang w:val="en-US"/>
        </w:rPr>
      </w:pPr>
      <w:r w:rsidRPr="0068579E">
        <w:rPr>
          <w:rFonts w:ascii="Aptos"/>
          <w:lang w:val="en-US"/>
        </w:rPr>
        <w:t>Boutard, G.</w:t>
      </w:r>
      <w:r>
        <w:rPr>
          <w:rFonts w:ascii="Aptos"/>
          <w:lang w:val="en-US"/>
        </w:rPr>
        <w:t xml:space="preserve"> and</w:t>
      </w:r>
      <w:r w:rsidRPr="0068579E">
        <w:rPr>
          <w:rFonts w:ascii="Aptos"/>
          <w:lang w:val="en-US"/>
        </w:rPr>
        <w:t xml:space="preserve"> Guastavino, C. 2012. Archiving electroacoustic and mixed music: Significant knowledge involved in the creative process of works with spatialisation. </w:t>
      </w:r>
      <w:r w:rsidRPr="0068579E">
        <w:rPr>
          <w:rFonts w:ascii="Aptos"/>
          <w:i/>
          <w:iCs/>
          <w:lang w:val="en-US"/>
        </w:rPr>
        <w:t>Journal of Documentation</w:t>
      </w:r>
      <w:r w:rsidRPr="0068579E">
        <w:rPr>
          <w:rFonts w:ascii="Aptos"/>
          <w:lang w:val="en-US"/>
        </w:rPr>
        <w:t xml:space="preserve"> </w:t>
      </w:r>
      <w:r w:rsidRPr="00FD6875">
        <w:rPr>
          <w:rFonts w:ascii="Aptos"/>
          <w:lang w:val="en-US"/>
        </w:rPr>
        <w:t>68</w:t>
      </w:r>
      <w:r w:rsidRPr="0068579E">
        <w:rPr>
          <w:rFonts w:ascii="Aptos"/>
          <w:lang w:val="en-US"/>
        </w:rPr>
        <w:t>(6)</w:t>
      </w:r>
      <w:r>
        <w:rPr>
          <w:rFonts w:ascii="Aptos"/>
          <w:lang w:val="en-US"/>
        </w:rPr>
        <w:t>:</w:t>
      </w:r>
      <w:r w:rsidRPr="0068579E">
        <w:rPr>
          <w:rFonts w:ascii="Aptos"/>
          <w:lang w:val="en-US"/>
        </w:rPr>
        <w:t xml:space="preserve"> 749–771.</w:t>
      </w:r>
    </w:p>
    <w:p w14:paraId="7DE5B997" w14:textId="77777777" w:rsidR="00862361" w:rsidRPr="0068579E" w:rsidRDefault="00862361" w:rsidP="00862361">
      <w:pPr>
        <w:pStyle w:val="Bibliography"/>
        <w:rPr>
          <w:rFonts w:ascii="Aptos"/>
          <w:lang w:val="en-US"/>
        </w:rPr>
      </w:pPr>
      <w:r w:rsidRPr="0068579E">
        <w:rPr>
          <w:rFonts w:ascii="Aptos"/>
          <w:lang w:val="en-US"/>
        </w:rPr>
        <w:t>Boutard, G., Guastavino, C., Bernier, N., Gauthier, P.-A., Fraisse, V., Giannini, N.</w:t>
      </w:r>
      <w:r>
        <w:rPr>
          <w:rFonts w:ascii="Aptos"/>
          <w:lang w:val="en-US"/>
        </w:rPr>
        <w:t xml:space="preserve"> and</w:t>
      </w:r>
      <w:r w:rsidRPr="0068579E">
        <w:rPr>
          <w:rFonts w:ascii="Aptos"/>
          <w:lang w:val="en-US"/>
        </w:rPr>
        <w:t xml:space="preserve"> Champagne, J. 2022. Review of contemporary sound installation practices in Québec. </w:t>
      </w:r>
      <w:r w:rsidRPr="0068579E">
        <w:rPr>
          <w:rFonts w:ascii="Aptos"/>
          <w:i/>
          <w:iCs/>
          <w:lang w:val="en-US"/>
        </w:rPr>
        <w:t>Resonance</w:t>
      </w:r>
      <w:r w:rsidRPr="0068579E">
        <w:rPr>
          <w:rFonts w:ascii="Aptos"/>
          <w:lang w:val="en-US"/>
        </w:rPr>
        <w:t xml:space="preserve"> </w:t>
      </w:r>
      <w:r w:rsidRPr="00FD6875">
        <w:rPr>
          <w:rFonts w:ascii="Aptos"/>
          <w:lang w:val="en-US"/>
        </w:rPr>
        <w:t>3</w:t>
      </w:r>
      <w:r w:rsidRPr="0068579E">
        <w:rPr>
          <w:rFonts w:ascii="Aptos"/>
          <w:lang w:val="en-US"/>
        </w:rPr>
        <w:t>(2)</w:t>
      </w:r>
      <w:r>
        <w:rPr>
          <w:rFonts w:ascii="Aptos"/>
          <w:lang w:val="en-US"/>
        </w:rPr>
        <w:t>:</w:t>
      </w:r>
      <w:r w:rsidRPr="0068579E">
        <w:rPr>
          <w:rFonts w:ascii="Aptos"/>
          <w:lang w:val="en-US"/>
        </w:rPr>
        <w:t xml:space="preserve"> 177–193.</w:t>
      </w:r>
    </w:p>
    <w:p w14:paraId="710DDB26" w14:textId="77777777" w:rsidR="00862361" w:rsidRPr="0068579E" w:rsidRDefault="00862361" w:rsidP="00862361">
      <w:pPr>
        <w:pStyle w:val="Bibliography"/>
        <w:rPr>
          <w:rFonts w:ascii="Aptos"/>
          <w:lang w:val="en-US"/>
        </w:rPr>
      </w:pPr>
      <w:r w:rsidRPr="0068579E">
        <w:rPr>
          <w:rFonts w:ascii="Aptos"/>
          <w:lang w:val="en-US"/>
        </w:rPr>
        <w:t>Bressan, F.</w:t>
      </w:r>
      <w:r>
        <w:rPr>
          <w:rFonts w:ascii="Aptos"/>
          <w:lang w:val="en-US"/>
        </w:rPr>
        <w:t xml:space="preserve"> and</w:t>
      </w:r>
      <w:r w:rsidRPr="0068579E">
        <w:rPr>
          <w:rFonts w:ascii="Aptos"/>
          <w:lang w:val="en-US"/>
        </w:rPr>
        <w:t xml:space="preserve"> Canazza, S. 2014. The challenge of preserving interactive sound art: A multi-level approach. </w:t>
      </w:r>
      <w:r w:rsidRPr="0068579E">
        <w:rPr>
          <w:rFonts w:ascii="Aptos"/>
          <w:i/>
          <w:iCs/>
          <w:lang w:val="en-US"/>
        </w:rPr>
        <w:t>International Journal of Arts and Technology</w:t>
      </w:r>
      <w:r w:rsidRPr="0068579E">
        <w:rPr>
          <w:rFonts w:ascii="Aptos"/>
          <w:lang w:val="en-US"/>
        </w:rPr>
        <w:t xml:space="preserve"> </w:t>
      </w:r>
      <w:r w:rsidRPr="00FD6875">
        <w:rPr>
          <w:rFonts w:ascii="Aptos"/>
          <w:lang w:val="en-US"/>
        </w:rPr>
        <w:t>7</w:t>
      </w:r>
      <w:r w:rsidRPr="0068579E">
        <w:rPr>
          <w:rFonts w:ascii="Aptos"/>
          <w:lang w:val="en-US"/>
        </w:rPr>
        <w:t>(4)</w:t>
      </w:r>
      <w:r>
        <w:rPr>
          <w:rFonts w:ascii="Aptos"/>
          <w:lang w:val="en-US"/>
        </w:rPr>
        <w:t>:</w:t>
      </w:r>
      <w:r w:rsidRPr="0068579E">
        <w:rPr>
          <w:rFonts w:ascii="Aptos"/>
          <w:lang w:val="en-US"/>
        </w:rPr>
        <w:t xml:space="preserve"> 294–315.</w:t>
      </w:r>
    </w:p>
    <w:p w14:paraId="3B9D4667" w14:textId="77777777" w:rsidR="00862361" w:rsidRPr="0068579E" w:rsidRDefault="00862361" w:rsidP="00862361">
      <w:pPr>
        <w:pStyle w:val="Bibliography"/>
        <w:rPr>
          <w:rFonts w:ascii="Aptos"/>
          <w:lang w:val="en-US"/>
        </w:rPr>
      </w:pPr>
      <w:r w:rsidRPr="0068579E">
        <w:rPr>
          <w:rFonts w:ascii="Aptos"/>
          <w:lang w:val="en-US"/>
        </w:rPr>
        <w:lastRenderedPageBreak/>
        <w:t xml:space="preserve">Brost, A. 2018. A Documentation Framework for Sound in Time-based Media Installation Art – Electronic Media Review. </w:t>
      </w:r>
      <w:r w:rsidRPr="0068579E">
        <w:rPr>
          <w:rFonts w:ascii="Aptos"/>
          <w:i/>
          <w:iCs/>
          <w:lang w:val="en-US"/>
        </w:rPr>
        <w:t>The Electronic Media Review</w:t>
      </w:r>
      <w:r w:rsidRPr="0068579E">
        <w:rPr>
          <w:rFonts w:ascii="Aptos"/>
          <w:lang w:val="en-US"/>
        </w:rPr>
        <w:t xml:space="preserve">, </w:t>
      </w:r>
      <w:r w:rsidRPr="0068579E">
        <w:rPr>
          <w:rFonts w:ascii="Aptos"/>
          <w:i/>
          <w:iCs/>
          <w:lang w:val="en-US"/>
        </w:rPr>
        <w:t>5</w:t>
      </w:r>
      <w:r w:rsidRPr="0068579E">
        <w:rPr>
          <w:rFonts w:ascii="Aptos"/>
          <w:lang w:val="en-US"/>
        </w:rPr>
        <w:t>. https://resources.culturalheritage.org/emg-review/volume-5-2017-2018/brost-2/</w:t>
      </w:r>
    </w:p>
    <w:p w14:paraId="1BA2B22A" w14:textId="77777777" w:rsidR="00862361" w:rsidRPr="0068579E" w:rsidRDefault="00862361" w:rsidP="00862361">
      <w:pPr>
        <w:pStyle w:val="Bibliography"/>
        <w:rPr>
          <w:rFonts w:ascii="Aptos"/>
          <w:lang w:val="en-US"/>
        </w:rPr>
      </w:pPr>
      <w:r w:rsidRPr="0068579E">
        <w:rPr>
          <w:rFonts w:ascii="Aptos"/>
          <w:lang w:val="en-US"/>
        </w:rPr>
        <w:t xml:space="preserve">Donin, N. 2004. Towards organised listening: Some aspects of the ‘Signed Listening’ project, Ircam. </w:t>
      </w:r>
      <w:r w:rsidRPr="0068579E">
        <w:rPr>
          <w:rFonts w:ascii="Aptos"/>
          <w:i/>
          <w:iCs/>
          <w:lang w:val="en-US"/>
        </w:rPr>
        <w:t>Organised Sound</w:t>
      </w:r>
      <w:r w:rsidRPr="0068579E">
        <w:rPr>
          <w:rFonts w:ascii="Aptos"/>
          <w:lang w:val="en-US"/>
        </w:rPr>
        <w:t xml:space="preserve"> </w:t>
      </w:r>
      <w:r w:rsidRPr="005D4EDF">
        <w:rPr>
          <w:rFonts w:ascii="Aptos"/>
          <w:lang w:val="en-US"/>
        </w:rPr>
        <w:t>9</w:t>
      </w:r>
      <w:r w:rsidRPr="0068579E">
        <w:rPr>
          <w:rFonts w:ascii="Aptos"/>
          <w:lang w:val="en-US"/>
        </w:rPr>
        <w:t>(1)</w:t>
      </w:r>
      <w:r>
        <w:rPr>
          <w:rFonts w:ascii="Aptos"/>
          <w:lang w:val="en-US"/>
        </w:rPr>
        <w:t>:</w:t>
      </w:r>
      <w:r w:rsidRPr="0068579E">
        <w:rPr>
          <w:rFonts w:ascii="Aptos"/>
          <w:lang w:val="en-US"/>
        </w:rPr>
        <w:t xml:space="preserve"> 99–108. https://doi.org/10.1017/S1355771804000135</w:t>
      </w:r>
    </w:p>
    <w:p w14:paraId="4B99B971" w14:textId="77777777" w:rsidR="00862361" w:rsidRPr="0068579E" w:rsidRDefault="00862361" w:rsidP="00862361">
      <w:pPr>
        <w:pStyle w:val="Bibliography"/>
        <w:rPr>
          <w:rFonts w:ascii="Aptos"/>
          <w:lang w:val="en-US"/>
        </w:rPr>
      </w:pPr>
      <w:r w:rsidRPr="0068579E">
        <w:rPr>
          <w:rFonts w:ascii="Aptos"/>
          <w:lang w:val="en-US"/>
        </w:rPr>
        <w:t>Fauconnier, S.</w:t>
      </w:r>
      <w:r>
        <w:rPr>
          <w:rFonts w:ascii="Aptos"/>
          <w:lang w:val="en-US"/>
        </w:rPr>
        <w:t xml:space="preserve"> and</w:t>
      </w:r>
      <w:r w:rsidRPr="0068579E">
        <w:rPr>
          <w:rFonts w:ascii="Aptos"/>
          <w:lang w:val="en-US"/>
        </w:rPr>
        <w:t xml:space="preserve"> Frommé, R. 2004. Capturing Unstable Media. </w:t>
      </w:r>
      <w:r w:rsidRPr="0068579E">
        <w:rPr>
          <w:rFonts w:ascii="Aptos"/>
          <w:i/>
          <w:iCs/>
          <w:lang w:val="en-US"/>
        </w:rPr>
        <w:t>Proceedings of the 8th International Cultural Heritage Informatics Meeting (ICHIM 04)</w:t>
      </w:r>
      <w:r w:rsidRPr="0068579E">
        <w:rPr>
          <w:rFonts w:ascii="Aptos"/>
          <w:lang w:val="en-US"/>
        </w:rPr>
        <w:t>.</w:t>
      </w:r>
    </w:p>
    <w:p w14:paraId="636C0921" w14:textId="77777777" w:rsidR="00862361" w:rsidRPr="0068579E" w:rsidRDefault="00862361" w:rsidP="00862361">
      <w:pPr>
        <w:pStyle w:val="Bibliography"/>
        <w:rPr>
          <w:rFonts w:ascii="Aptos"/>
          <w:lang w:val="en-US"/>
        </w:rPr>
      </w:pPr>
      <w:r w:rsidRPr="0068579E">
        <w:rPr>
          <w:rFonts w:ascii="Aptos"/>
          <w:lang w:val="en-US"/>
        </w:rPr>
        <w:t>Fraisse, V., Giannini, N., Guastavino, C.</w:t>
      </w:r>
      <w:r>
        <w:rPr>
          <w:rFonts w:ascii="Aptos"/>
          <w:lang w:val="en-US"/>
        </w:rPr>
        <w:t xml:space="preserve"> and</w:t>
      </w:r>
      <w:r w:rsidRPr="0068579E">
        <w:rPr>
          <w:rFonts w:ascii="Aptos"/>
          <w:lang w:val="en-US"/>
        </w:rPr>
        <w:t xml:space="preserve"> Boutard, G. 2022. Experiencing Sound Installations: A conceptual framework. </w:t>
      </w:r>
      <w:r w:rsidRPr="0068579E">
        <w:rPr>
          <w:rFonts w:ascii="Aptos"/>
          <w:i/>
          <w:iCs/>
          <w:lang w:val="en-US"/>
        </w:rPr>
        <w:t>Organised Sound</w:t>
      </w:r>
      <w:r w:rsidRPr="0068579E">
        <w:rPr>
          <w:rFonts w:ascii="Aptos"/>
          <w:lang w:val="en-US"/>
        </w:rPr>
        <w:t xml:space="preserve"> </w:t>
      </w:r>
      <w:r w:rsidRPr="00E13A4A">
        <w:rPr>
          <w:rFonts w:ascii="Aptos"/>
          <w:lang w:val="en-US"/>
        </w:rPr>
        <w:t>7</w:t>
      </w:r>
      <w:r w:rsidRPr="0068579E">
        <w:rPr>
          <w:rFonts w:ascii="Aptos"/>
          <w:lang w:val="en-US"/>
        </w:rPr>
        <w:t>(2)</w:t>
      </w:r>
      <w:r>
        <w:rPr>
          <w:rFonts w:ascii="Aptos"/>
          <w:lang w:val="en-US"/>
        </w:rPr>
        <w:t>:</w:t>
      </w:r>
      <w:r w:rsidRPr="0068579E">
        <w:rPr>
          <w:rFonts w:ascii="Aptos"/>
          <w:lang w:val="en-US"/>
        </w:rPr>
        <w:t xml:space="preserve"> 227–242. https://doi.org/10.1017/S135577182200036X</w:t>
      </w:r>
    </w:p>
    <w:p w14:paraId="42A7121A" w14:textId="77777777" w:rsidR="00862361" w:rsidRPr="0068579E" w:rsidRDefault="00862361" w:rsidP="00862361">
      <w:pPr>
        <w:pStyle w:val="Bibliography"/>
        <w:rPr>
          <w:rFonts w:ascii="Aptos"/>
          <w:lang w:val="en-US"/>
        </w:rPr>
      </w:pPr>
      <w:r w:rsidRPr="0068579E">
        <w:rPr>
          <w:rFonts w:ascii="Aptos"/>
          <w:lang w:val="en-US"/>
        </w:rPr>
        <w:t>Guastavino, C.</w:t>
      </w:r>
      <w:r>
        <w:rPr>
          <w:rFonts w:ascii="Aptos"/>
          <w:lang w:val="en-US"/>
        </w:rPr>
        <w:t xml:space="preserve"> and</w:t>
      </w:r>
      <w:r w:rsidRPr="0068579E">
        <w:rPr>
          <w:rFonts w:ascii="Aptos"/>
          <w:lang w:val="en-US"/>
        </w:rPr>
        <w:t xml:space="preserve"> Katz, B. F. G. 2004. Perceptual evaluation of multi-dimensional spatial audio reproduction. </w:t>
      </w:r>
      <w:r w:rsidRPr="0068579E">
        <w:rPr>
          <w:rFonts w:ascii="Aptos"/>
          <w:i/>
          <w:iCs/>
          <w:lang w:val="en-US"/>
        </w:rPr>
        <w:t>The Journal of the Acoustical Society of America</w:t>
      </w:r>
      <w:r w:rsidRPr="0068579E">
        <w:rPr>
          <w:rFonts w:ascii="Aptos"/>
          <w:lang w:val="en-US"/>
        </w:rPr>
        <w:t xml:space="preserve"> </w:t>
      </w:r>
      <w:r w:rsidRPr="00E13A4A">
        <w:rPr>
          <w:rFonts w:ascii="Aptos"/>
          <w:lang w:val="en-US"/>
        </w:rPr>
        <w:t>116</w:t>
      </w:r>
      <w:r w:rsidRPr="0068579E">
        <w:rPr>
          <w:rFonts w:ascii="Aptos"/>
          <w:lang w:val="en-US"/>
        </w:rPr>
        <w:t>(2)</w:t>
      </w:r>
      <w:r>
        <w:rPr>
          <w:rFonts w:ascii="Aptos"/>
          <w:lang w:val="en-US"/>
        </w:rPr>
        <w:t>:</w:t>
      </w:r>
      <w:r w:rsidRPr="0068579E">
        <w:rPr>
          <w:rFonts w:ascii="Aptos"/>
          <w:lang w:val="en-US"/>
        </w:rPr>
        <w:t xml:space="preserve"> 1105–1115.</w:t>
      </w:r>
    </w:p>
    <w:p w14:paraId="1E6E447E" w14:textId="77777777" w:rsidR="00862361" w:rsidRPr="0068579E" w:rsidRDefault="00862361" w:rsidP="00862361">
      <w:pPr>
        <w:pStyle w:val="Bibliography"/>
        <w:rPr>
          <w:rFonts w:ascii="Aptos"/>
          <w:lang w:val="en-US"/>
        </w:rPr>
      </w:pPr>
      <w:r w:rsidRPr="0068579E">
        <w:rPr>
          <w:rFonts w:ascii="Aptos"/>
          <w:lang w:val="en-US"/>
        </w:rPr>
        <w:t xml:space="preserve">Ippolito, J. 2003. Accommodating the Unpredictable: The Variable Media Questionnaire. In A. Depocas, J. Ippolito, &amp; C. Jones (Eds.), </w:t>
      </w:r>
      <w:r w:rsidRPr="0068579E">
        <w:rPr>
          <w:rFonts w:ascii="Aptos"/>
          <w:i/>
          <w:iCs/>
          <w:lang w:val="en-US"/>
        </w:rPr>
        <w:t>Permanence Through Change: The Variable Media Approach</w:t>
      </w:r>
      <w:r w:rsidRPr="0068579E">
        <w:rPr>
          <w:rFonts w:ascii="Aptos"/>
          <w:lang w:val="en-US"/>
        </w:rPr>
        <w:t xml:space="preserve"> (pp. 47–54). Solomon R. Guggenheim Foundation.</w:t>
      </w:r>
    </w:p>
    <w:p w14:paraId="07464F79" w14:textId="77777777" w:rsidR="00862361" w:rsidRPr="0068579E" w:rsidRDefault="00862361" w:rsidP="00862361">
      <w:pPr>
        <w:pStyle w:val="Bibliography"/>
        <w:rPr>
          <w:rFonts w:ascii="Aptos"/>
          <w:lang w:val="en-US"/>
        </w:rPr>
      </w:pPr>
      <w:r w:rsidRPr="0068579E">
        <w:rPr>
          <w:rFonts w:ascii="Aptos"/>
          <w:lang w:val="en-US"/>
        </w:rPr>
        <w:t>Kelly, C. 2011</w:t>
      </w:r>
      <w:r>
        <w:rPr>
          <w:rFonts w:ascii="Aptos"/>
          <w:lang w:val="en-US"/>
        </w:rPr>
        <w:t>.</w:t>
      </w:r>
      <w:r w:rsidRPr="0068579E">
        <w:rPr>
          <w:rFonts w:ascii="Aptos"/>
          <w:lang w:val="en-US"/>
        </w:rPr>
        <w:t xml:space="preserve"> </w:t>
      </w:r>
      <w:r w:rsidRPr="0068579E">
        <w:rPr>
          <w:rFonts w:ascii="Aptos"/>
          <w:i/>
          <w:iCs/>
          <w:lang w:val="en-US"/>
        </w:rPr>
        <w:t>Sound</w:t>
      </w:r>
      <w:r w:rsidRPr="0068579E">
        <w:rPr>
          <w:rFonts w:ascii="Aptos"/>
          <w:lang w:val="en-US"/>
        </w:rPr>
        <w:t>. MIT Press.</w:t>
      </w:r>
    </w:p>
    <w:p w14:paraId="2F638330" w14:textId="77777777" w:rsidR="00862361" w:rsidRPr="0068579E" w:rsidRDefault="00862361" w:rsidP="00862361">
      <w:pPr>
        <w:pStyle w:val="Bibliography"/>
        <w:rPr>
          <w:rFonts w:ascii="Aptos"/>
          <w:lang w:val="en-US"/>
        </w:rPr>
      </w:pPr>
      <w:r w:rsidRPr="0068579E">
        <w:rPr>
          <w:rFonts w:ascii="Aptos"/>
          <w:lang w:val="en-US"/>
        </w:rPr>
        <w:t xml:space="preserve">Lacey, J. </w:t>
      </w:r>
      <w:r>
        <w:rPr>
          <w:rFonts w:ascii="Aptos"/>
          <w:lang w:val="en-US"/>
        </w:rPr>
        <w:t>2</w:t>
      </w:r>
      <w:r w:rsidRPr="0068579E">
        <w:rPr>
          <w:rFonts w:ascii="Aptos"/>
          <w:lang w:val="en-US"/>
        </w:rPr>
        <w:t xml:space="preserve">016. Sonic Placemaking: Three approaches and ten attributes for the creation of enduring urban sound art installations. </w:t>
      </w:r>
      <w:r w:rsidRPr="0068579E">
        <w:rPr>
          <w:rFonts w:ascii="Aptos"/>
          <w:i/>
          <w:iCs/>
          <w:lang w:val="en-US"/>
        </w:rPr>
        <w:t>Organised Sound</w:t>
      </w:r>
      <w:r w:rsidRPr="0068579E">
        <w:rPr>
          <w:rFonts w:ascii="Aptos"/>
          <w:lang w:val="en-US"/>
        </w:rPr>
        <w:t xml:space="preserve"> </w:t>
      </w:r>
      <w:r w:rsidRPr="001F15D2">
        <w:rPr>
          <w:rFonts w:ascii="Aptos"/>
          <w:lang w:val="en-US"/>
        </w:rPr>
        <w:t>21</w:t>
      </w:r>
      <w:r w:rsidRPr="0068579E">
        <w:rPr>
          <w:rFonts w:ascii="Aptos"/>
          <w:lang w:val="en-US"/>
        </w:rPr>
        <w:t>(2)</w:t>
      </w:r>
      <w:r>
        <w:rPr>
          <w:rFonts w:ascii="Aptos"/>
          <w:lang w:val="en-US"/>
        </w:rPr>
        <w:t>:</w:t>
      </w:r>
      <w:r w:rsidRPr="0068579E">
        <w:rPr>
          <w:rFonts w:ascii="Aptos"/>
          <w:lang w:val="en-US"/>
        </w:rPr>
        <w:t xml:space="preserve"> 147–159.</w:t>
      </w:r>
    </w:p>
    <w:p w14:paraId="17ACA50D" w14:textId="77777777" w:rsidR="00862361" w:rsidRPr="0068579E" w:rsidRDefault="00862361" w:rsidP="00862361">
      <w:pPr>
        <w:pStyle w:val="Bibliography"/>
        <w:rPr>
          <w:rFonts w:ascii="Aptos"/>
          <w:lang w:val="en-US"/>
        </w:rPr>
      </w:pPr>
      <w:r w:rsidRPr="0068579E">
        <w:rPr>
          <w:rFonts w:ascii="Aptos"/>
          <w:lang w:val="en-US"/>
        </w:rPr>
        <w:lastRenderedPageBreak/>
        <w:t>Lombardo, V., Valle, A., Fitch, J., Tazelaar, K., Weinzierl, S.</w:t>
      </w:r>
      <w:r>
        <w:rPr>
          <w:rFonts w:ascii="Aptos"/>
          <w:lang w:val="en-US"/>
        </w:rPr>
        <w:t xml:space="preserve"> and</w:t>
      </w:r>
      <w:r w:rsidRPr="0068579E">
        <w:rPr>
          <w:rFonts w:ascii="Aptos"/>
          <w:lang w:val="en-US"/>
        </w:rPr>
        <w:t xml:space="preserve"> Borczyk, W. 2009. A Virtual-Reality Reconstruction of Poème Électronique Based on Philological Research. </w:t>
      </w:r>
      <w:r w:rsidRPr="0068579E">
        <w:rPr>
          <w:rFonts w:ascii="Aptos"/>
          <w:i/>
          <w:iCs/>
          <w:lang w:val="en-US"/>
        </w:rPr>
        <w:t>Computer Music Journal</w:t>
      </w:r>
      <w:r w:rsidRPr="0068579E">
        <w:rPr>
          <w:rFonts w:ascii="Aptos"/>
          <w:lang w:val="en-US"/>
        </w:rPr>
        <w:t xml:space="preserve"> </w:t>
      </w:r>
      <w:r w:rsidRPr="001F15D2">
        <w:rPr>
          <w:rFonts w:ascii="Aptos"/>
          <w:lang w:val="en-US"/>
        </w:rPr>
        <w:t>33</w:t>
      </w:r>
      <w:r w:rsidRPr="0068579E">
        <w:rPr>
          <w:rFonts w:ascii="Aptos"/>
          <w:lang w:val="en-US"/>
        </w:rPr>
        <w:t>(2)</w:t>
      </w:r>
      <w:r>
        <w:rPr>
          <w:rFonts w:ascii="Aptos"/>
          <w:lang w:val="en-US"/>
        </w:rPr>
        <w:t>:</w:t>
      </w:r>
      <w:r w:rsidRPr="0068579E">
        <w:rPr>
          <w:rFonts w:ascii="Aptos"/>
          <w:lang w:val="en-US"/>
        </w:rPr>
        <w:t xml:space="preserve"> 24–47.</w:t>
      </w:r>
    </w:p>
    <w:p w14:paraId="5544AAAE" w14:textId="77777777" w:rsidR="00862361" w:rsidRPr="0068579E" w:rsidRDefault="00862361" w:rsidP="00862361">
      <w:pPr>
        <w:pStyle w:val="Bibliography"/>
        <w:rPr>
          <w:rFonts w:ascii="Aptos"/>
          <w:lang w:val="en-US"/>
        </w:rPr>
      </w:pPr>
      <w:r w:rsidRPr="0068579E">
        <w:rPr>
          <w:rFonts w:ascii="Aptos"/>
          <w:lang w:val="en-US"/>
        </w:rPr>
        <w:t xml:space="preserve">McConchie, J. 2018. Virtual Reality Tools as Spatial Documentation. </w:t>
      </w:r>
      <w:r w:rsidRPr="0068579E">
        <w:rPr>
          <w:rFonts w:ascii="Aptos"/>
          <w:i/>
          <w:iCs/>
          <w:lang w:val="en-US"/>
        </w:rPr>
        <w:t>The Electronic Media Review</w:t>
      </w:r>
      <w:r w:rsidRPr="0068579E">
        <w:rPr>
          <w:rFonts w:ascii="Aptos"/>
          <w:lang w:val="en-US"/>
        </w:rPr>
        <w:t xml:space="preserve"> </w:t>
      </w:r>
      <w:r w:rsidRPr="001B3D35">
        <w:rPr>
          <w:rFonts w:ascii="Aptos"/>
          <w:lang w:val="en-US"/>
        </w:rPr>
        <w:t>5</w:t>
      </w:r>
      <w:r w:rsidRPr="0068579E">
        <w:rPr>
          <w:rFonts w:ascii="Aptos"/>
          <w:lang w:val="en-US"/>
        </w:rPr>
        <w:t>. https://resources.culturalheritage.org/emg-review/volume-5-2017-2018/mcconchie/</w:t>
      </w:r>
    </w:p>
    <w:p w14:paraId="4654AF93" w14:textId="77777777" w:rsidR="00862361" w:rsidRPr="0068579E" w:rsidRDefault="00862361" w:rsidP="00862361">
      <w:pPr>
        <w:pStyle w:val="Bibliography"/>
        <w:rPr>
          <w:rFonts w:ascii="Aptos"/>
          <w:lang w:val="en-US"/>
        </w:rPr>
      </w:pPr>
      <w:proofErr w:type="spellStart"/>
      <w:r w:rsidRPr="00573CA7">
        <w:rPr>
          <w:rFonts w:ascii="Aptos"/>
          <w:lang w:val="sv-SE"/>
          <w:rPrChange w:id="24" w:author="Henrik Frisk" w:date="2025-01-28T16:00:00Z" w16du:dateUtc="2025-01-28T15:00:00Z">
            <w:rPr>
              <w:rFonts w:ascii="Aptos"/>
              <w:lang w:val="en-US"/>
            </w:rPr>
          </w:rPrChange>
        </w:rPr>
        <w:t>Nakagawa</w:t>
      </w:r>
      <w:proofErr w:type="spellEnd"/>
      <w:r w:rsidRPr="00573CA7">
        <w:rPr>
          <w:rFonts w:ascii="Aptos"/>
          <w:lang w:val="sv-SE"/>
          <w:rPrChange w:id="25" w:author="Henrik Frisk" w:date="2025-01-28T16:00:00Z" w16du:dateUtc="2025-01-28T15:00:00Z">
            <w:rPr>
              <w:rFonts w:ascii="Aptos"/>
              <w:lang w:val="en-US"/>
            </w:rPr>
          </w:rPrChange>
        </w:rPr>
        <w:t xml:space="preserve">, K. and </w:t>
      </w:r>
      <w:proofErr w:type="spellStart"/>
      <w:r w:rsidRPr="00573CA7">
        <w:rPr>
          <w:rFonts w:ascii="Aptos"/>
          <w:lang w:val="sv-SE"/>
          <w:rPrChange w:id="26" w:author="Henrik Frisk" w:date="2025-01-28T16:00:00Z" w16du:dateUtc="2025-01-28T15:00:00Z">
            <w:rPr>
              <w:rFonts w:ascii="Aptos"/>
              <w:lang w:val="en-US"/>
            </w:rPr>
          </w:rPrChange>
        </w:rPr>
        <w:t>Kaneko</w:t>
      </w:r>
      <w:proofErr w:type="spellEnd"/>
      <w:r w:rsidRPr="00573CA7">
        <w:rPr>
          <w:rFonts w:ascii="Aptos"/>
          <w:lang w:val="sv-SE"/>
          <w:rPrChange w:id="27" w:author="Henrik Frisk" w:date="2025-01-28T16:00:00Z" w16du:dateUtc="2025-01-28T15:00:00Z">
            <w:rPr>
              <w:rFonts w:ascii="Aptos"/>
              <w:lang w:val="en-US"/>
            </w:rPr>
          </w:rPrChange>
        </w:rPr>
        <w:t xml:space="preserve">, T. 2017. </w:t>
      </w:r>
      <w:r w:rsidRPr="0068579E">
        <w:rPr>
          <w:rFonts w:ascii="Aptos"/>
          <w:lang w:val="en-US"/>
        </w:rPr>
        <w:t xml:space="preserve">A Documentation of Sound Art in Japan: Sound Garden (1987–1994) and the Sound Art Exhibitions of 1980s Japan. </w:t>
      </w:r>
      <w:r w:rsidRPr="0068579E">
        <w:rPr>
          <w:rFonts w:ascii="Aptos"/>
          <w:i/>
          <w:iCs/>
          <w:lang w:val="en-US"/>
        </w:rPr>
        <w:t>Leonardo Music Journal</w:t>
      </w:r>
      <w:r>
        <w:rPr>
          <w:rFonts w:ascii="Aptos"/>
          <w:lang w:val="en-US"/>
        </w:rPr>
        <w:t xml:space="preserve"> </w:t>
      </w:r>
      <w:r w:rsidRPr="001B3D35">
        <w:rPr>
          <w:rFonts w:ascii="Aptos"/>
          <w:lang w:val="en-US"/>
        </w:rPr>
        <w:t>27</w:t>
      </w:r>
      <w:r>
        <w:rPr>
          <w:rFonts w:ascii="Aptos"/>
          <w:lang w:val="en-US"/>
        </w:rPr>
        <w:t>:</w:t>
      </w:r>
      <w:r w:rsidRPr="0068579E">
        <w:rPr>
          <w:rFonts w:ascii="Aptos"/>
          <w:lang w:val="en-US"/>
        </w:rPr>
        <w:t xml:space="preserve"> 82–86.</w:t>
      </w:r>
    </w:p>
    <w:p w14:paraId="39E0767D" w14:textId="77777777" w:rsidR="00862361" w:rsidRPr="0068579E" w:rsidRDefault="00862361" w:rsidP="00862361">
      <w:pPr>
        <w:pStyle w:val="Bibliography"/>
        <w:rPr>
          <w:rFonts w:ascii="Aptos"/>
          <w:lang w:val="en-US"/>
        </w:rPr>
      </w:pPr>
      <w:r w:rsidRPr="0068579E">
        <w:rPr>
          <w:rFonts w:ascii="Aptos"/>
          <w:lang w:val="en-US"/>
        </w:rPr>
        <w:t xml:space="preserve">OBORO (Director). 2020. </w:t>
      </w:r>
      <w:r w:rsidRPr="0068579E">
        <w:rPr>
          <w:rFonts w:ascii="Aptos"/>
          <w:i/>
          <w:iCs/>
          <w:lang w:val="en-US"/>
        </w:rPr>
        <w:t>Jean-Pierre Gauthier—Générateur stochastique v.2.0</w:t>
      </w:r>
      <w:r w:rsidRPr="0068579E">
        <w:rPr>
          <w:rFonts w:ascii="Aptos"/>
          <w:lang w:val="en-US"/>
        </w:rPr>
        <w:t xml:space="preserve"> [Video recording]. https://vimeo.com/413620491</w:t>
      </w:r>
    </w:p>
    <w:p w14:paraId="732E7C50" w14:textId="77777777" w:rsidR="00862361" w:rsidRPr="0068579E" w:rsidRDefault="00862361" w:rsidP="00862361">
      <w:pPr>
        <w:pStyle w:val="Bibliography"/>
        <w:rPr>
          <w:rFonts w:ascii="Aptos"/>
          <w:lang w:val="en-US"/>
        </w:rPr>
      </w:pPr>
      <w:r w:rsidRPr="0068579E">
        <w:rPr>
          <w:rFonts w:ascii="Aptos"/>
          <w:lang w:val="en-US"/>
        </w:rPr>
        <w:t xml:space="preserve">Phillips, J. 2015. Reporting Iterations: A Documentation Model for Time-Based Media Art. </w:t>
      </w:r>
      <w:r w:rsidRPr="0068579E">
        <w:rPr>
          <w:rFonts w:ascii="Aptos"/>
          <w:i/>
          <w:iCs/>
          <w:lang w:val="en-US"/>
        </w:rPr>
        <w:t>Revista De História Da Arte</w:t>
      </w:r>
      <w:r w:rsidRPr="0068579E">
        <w:rPr>
          <w:rFonts w:ascii="Aptos"/>
          <w:lang w:val="en-US"/>
        </w:rPr>
        <w:t xml:space="preserve"> </w:t>
      </w:r>
      <w:r w:rsidRPr="00011E8B">
        <w:rPr>
          <w:rFonts w:ascii="Aptos"/>
          <w:lang w:val="en-US"/>
        </w:rPr>
        <w:t>5</w:t>
      </w:r>
      <w:r>
        <w:rPr>
          <w:rFonts w:ascii="Aptos"/>
          <w:lang w:val="en-US"/>
        </w:rPr>
        <w:t>:</w:t>
      </w:r>
      <w:r w:rsidRPr="0068579E">
        <w:rPr>
          <w:rFonts w:ascii="Aptos"/>
          <w:lang w:val="en-US"/>
        </w:rPr>
        <w:t xml:space="preserve"> 168–179.</w:t>
      </w:r>
    </w:p>
    <w:p w14:paraId="59640046" w14:textId="77777777" w:rsidR="00862361" w:rsidRPr="0068579E" w:rsidRDefault="00862361" w:rsidP="00862361">
      <w:pPr>
        <w:pStyle w:val="Bibliography"/>
        <w:rPr>
          <w:rFonts w:ascii="Aptos"/>
          <w:lang w:val="en-US"/>
        </w:rPr>
      </w:pPr>
      <w:r w:rsidRPr="0068579E">
        <w:rPr>
          <w:rFonts w:ascii="Aptos"/>
          <w:lang w:val="en-US"/>
        </w:rPr>
        <w:t xml:space="preserve">Raimbault, M. 2006. Qualitative Judgements of Urban Soundscapes: Questionning Questionnaires and Semantic Scales. </w:t>
      </w:r>
      <w:r w:rsidRPr="0068579E">
        <w:rPr>
          <w:rFonts w:ascii="Aptos"/>
          <w:i/>
          <w:iCs/>
          <w:lang w:val="en-US"/>
        </w:rPr>
        <w:t>Acta Acustica United with Acustica</w:t>
      </w:r>
      <w:r w:rsidRPr="0068579E">
        <w:rPr>
          <w:rFonts w:ascii="Aptos"/>
          <w:lang w:val="en-US"/>
        </w:rPr>
        <w:t xml:space="preserve"> </w:t>
      </w:r>
      <w:r w:rsidRPr="00011E8B">
        <w:rPr>
          <w:rFonts w:ascii="Aptos"/>
          <w:lang w:val="en-US"/>
        </w:rPr>
        <w:t>92</w:t>
      </w:r>
      <w:r w:rsidRPr="0068579E">
        <w:rPr>
          <w:rFonts w:ascii="Aptos"/>
          <w:lang w:val="en-US"/>
        </w:rPr>
        <w:t>(6)</w:t>
      </w:r>
      <w:r>
        <w:rPr>
          <w:rFonts w:ascii="Aptos"/>
          <w:lang w:val="en-US"/>
        </w:rPr>
        <w:t>:</w:t>
      </w:r>
      <w:r w:rsidRPr="0068579E">
        <w:rPr>
          <w:rFonts w:ascii="Aptos"/>
          <w:lang w:val="en-US"/>
        </w:rPr>
        <w:t xml:space="preserve"> 929–937.</w:t>
      </w:r>
    </w:p>
    <w:p w14:paraId="6C6B56F7" w14:textId="77777777" w:rsidR="00862361" w:rsidRPr="0068579E" w:rsidRDefault="00862361" w:rsidP="00862361">
      <w:pPr>
        <w:pStyle w:val="Bibliography"/>
        <w:rPr>
          <w:rFonts w:ascii="Aptos"/>
          <w:lang w:val="en-US"/>
        </w:rPr>
      </w:pPr>
      <w:r w:rsidRPr="0068579E">
        <w:rPr>
          <w:rFonts w:ascii="Aptos"/>
          <w:lang w:val="en-US"/>
        </w:rPr>
        <w:t xml:space="preserve">Real, W. A. 2001. Toward Guidelines for Practice in the Preservation and Documentation of Technology-Based Installation Art. </w:t>
      </w:r>
      <w:r w:rsidRPr="0068579E">
        <w:rPr>
          <w:rFonts w:ascii="Aptos"/>
          <w:i/>
          <w:iCs/>
          <w:lang w:val="en-US"/>
        </w:rPr>
        <w:t>Journal of the American Institute for Conservation</w:t>
      </w:r>
      <w:r w:rsidRPr="0068579E">
        <w:rPr>
          <w:rFonts w:ascii="Aptos"/>
          <w:lang w:val="en-US"/>
        </w:rPr>
        <w:t xml:space="preserve"> </w:t>
      </w:r>
      <w:r w:rsidRPr="00011E8B">
        <w:rPr>
          <w:rFonts w:ascii="Aptos"/>
          <w:lang w:val="en-US"/>
        </w:rPr>
        <w:t>40</w:t>
      </w:r>
      <w:r w:rsidRPr="0068579E">
        <w:rPr>
          <w:rFonts w:ascii="Aptos"/>
          <w:lang w:val="en-US"/>
        </w:rPr>
        <w:t>(3)</w:t>
      </w:r>
      <w:r>
        <w:rPr>
          <w:rFonts w:ascii="Aptos"/>
          <w:lang w:val="en-US"/>
        </w:rPr>
        <w:t>:</w:t>
      </w:r>
      <w:r w:rsidRPr="0068579E">
        <w:rPr>
          <w:rFonts w:ascii="Aptos"/>
          <w:lang w:val="en-US"/>
        </w:rPr>
        <w:t xml:space="preserve"> 211–231. https://doi.org/10.1179/019713601806112987</w:t>
      </w:r>
    </w:p>
    <w:p w14:paraId="6CF44441" w14:textId="77777777" w:rsidR="00862361" w:rsidRPr="0068579E" w:rsidRDefault="00862361" w:rsidP="00862361">
      <w:pPr>
        <w:pStyle w:val="Bibliography"/>
        <w:rPr>
          <w:rFonts w:ascii="Aptos"/>
          <w:lang w:val="en-US"/>
        </w:rPr>
      </w:pPr>
      <w:r w:rsidRPr="0068579E">
        <w:rPr>
          <w:rFonts w:ascii="Aptos"/>
          <w:lang w:val="en-US"/>
        </w:rPr>
        <w:t xml:space="preserve">Rumsey, F. 2002. Spatial Quality Evaluation for Reproduced Sound: Terminology, Meaning, and a Scene-Based Paradigm. </w:t>
      </w:r>
      <w:r w:rsidRPr="0068579E">
        <w:rPr>
          <w:rFonts w:ascii="Aptos"/>
          <w:i/>
          <w:iCs/>
          <w:lang w:val="en-US"/>
        </w:rPr>
        <w:t>Journal of the Audio Engineering Society</w:t>
      </w:r>
      <w:r w:rsidRPr="0068579E">
        <w:rPr>
          <w:rFonts w:ascii="Aptos"/>
          <w:lang w:val="en-US"/>
        </w:rPr>
        <w:t xml:space="preserve"> </w:t>
      </w:r>
      <w:r w:rsidRPr="00011E8B">
        <w:rPr>
          <w:rFonts w:ascii="Aptos"/>
          <w:lang w:val="en-US"/>
        </w:rPr>
        <w:t>50</w:t>
      </w:r>
      <w:r w:rsidRPr="0068579E">
        <w:rPr>
          <w:rFonts w:ascii="Aptos"/>
          <w:lang w:val="en-US"/>
        </w:rPr>
        <w:t>(9)</w:t>
      </w:r>
      <w:r>
        <w:rPr>
          <w:rFonts w:ascii="Aptos"/>
          <w:lang w:val="en-US"/>
        </w:rPr>
        <w:t>:</w:t>
      </w:r>
      <w:r w:rsidRPr="0068579E">
        <w:rPr>
          <w:rFonts w:ascii="Aptos"/>
          <w:lang w:val="en-US"/>
        </w:rPr>
        <w:t xml:space="preserve"> 651–666.</w:t>
      </w:r>
    </w:p>
    <w:p w14:paraId="71EB5BA2" w14:textId="77777777" w:rsidR="00862361" w:rsidRPr="0068579E" w:rsidRDefault="00862361" w:rsidP="00862361">
      <w:pPr>
        <w:pStyle w:val="Bibliography"/>
        <w:rPr>
          <w:rFonts w:ascii="Aptos"/>
          <w:lang w:val="en-US"/>
        </w:rPr>
      </w:pPr>
      <w:r w:rsidRPr="0068579E">
        <w:rPr>
          <w:rFonts w:ascii="Aptos"/>
          <w:lang w:val="en-US"/>
        </w:rPr>
        <w:lastRenderedPageBreak/>
        <w:t xml:space="preserve">Schorpp, E. 2019. </w:t>
      </w:r>
      <w:r w:rsidRPr="0068579E">
        <w:rPr>
          <w:rFonts w:ascii="Aptos"/>
          <w:i/>
          <w:iCs/>
          <w:lang w:val="en-US"/>
        </w:rPr>
        <w:t>Écosystème(s)</w:t>
      </w:r>
      <w:r w:rsidRPr="0068579E">
        <w:rPr>
          <w:rFonts w:ascii="Aptos"/>
          <w:lang w:val="en-US"/>
        </w:rPr>
        <w:t>. https://estelle-schorpp.com/ECOSYSTEME-S</w:t>
      </w:r>
    </w:p>
    <w:p w14:paraId="6D2756F3" w14:textId="77777777" w:rsidR="00862361" w:rsidRPr="0068579E" w:rsidRDefault="00862361" w:rsidP="00862361">
      <w:pPr>
        <w:pStyle w:val="Bibliography"/>
        <w:rPr>
          <w:rFonts w:ascii="Aptos"/>
          <w:lang w:val="en-US"/>
        </w:rPr>
      </w:pPr>
      <w:r w:rsidRPr="0068579E">
        <w:rPr>
          <w:rFonts w:ascii="Aptos"/>
          <w:lang w:val="en-US"/>
        </w:rPr>
        <w:t xml:space="preserve">Sporobole. 2023. </w:t>
      </w:r>
      <w:r w:rsidRPr="0068579E">
        <w:rPr>
          <w:rFonts w:ascii="Aptos"/>
          <w:i/>
          <w:iCs/>
          <w:lang w:val="en-US"/>
        </w:rPr>
        <w:t>Déjà-vu—Plateforme d’immersion sonore</w:t>
      </w:r>
      <w:r w:rsidRPr="0068579E">
        <w:rPr>
          <w:rFonts w:ascii="Aptos"/>
          <w:lang w:val="en-US"/>
        </w:rPr>
        <w:t>. https://sporobole.org/diffusion/deja-vu-plateforme-sonore/</w:t>
      </w:r>
    </w:p>
    <w:p w14:paraId="193FA749" w14:textId="77777777" w:rsidR="00862361" w:rsidRPr="0068579E" w:rsidRDefault="00862361" w:rsidP="00862361">
      <w:pPr>
        <w:pStyle w:val="Bibliography"/>
        <w:rPr>
          <w:rFonts w:ascii="Aptos"/>
          <w:lang w:val="en-US"/>
        </w:rPr>
      </w:pPr>
      <w:r w:rsidRPr="0068579E">
        <w:rPr>
          <w:rFonts w:ascii="Aptos"/>
          <w:lang w:val="en-US"/>
        </w:rPr>
        <w:t>Star, S. L.</w:t>
      </w:r>
      <w:r>
        <w:rPr>
          <w:rFonts w:ascii="Aptos"/>
          <w:lang w:val="en-US"/>
        </w:rPr>
        <w:t xml:space="preserve"> and</w:t>
      </w:r>
      <w:r w:rsidRPr="0068579E">
        <w:rPr>
          <w:rFonts w:ascii="Aptos"/>
          <w:lang w:val="en-US"/>
        </w:rPr>
        <w:t xml:space="preserve"> Griesemer, J. R. 1989. Institutional Ecology, `Translations’ and Boundary Objects: Amateurs and Professionals in Berkeley’s Museum of Vertebrate Zoology, 1907-39. </w:t>
      </w:r>
      <w:r w:rsidRPr="0068579E">
        <w:rPr>
          <w:rFonts w:ascii="Aptos"/>
          <w:i/>
          <w:iCs/>
          <w:lang w:val="en-US"/>
        </w:rPr>
        <w:t>Social Studies of Science</w:t>
      </w:r>
      <w:r w:rsidRPr="0068579E">
        <w:rPr>
          <w:rFonts w:ascii="Aptos"/>
          <w:lang w:val="en-US"/>
        </w:rPr>
        <w:t xml:space="preserve"> </w:t>
      </w:r>
      <w:r w:rsidRPr="00635996">
        <w:rPr>
          <w:rFonts w:ascii="Aptos"/>
          <w:lang w:val="en-US"/>
        </w:rPr>
        <w:t>19</w:t>
      </w:r>
      <w:r w:rsidRPr="0068579E">
        <w:rPr>
          <w:rFonts w:ascii="Aptos"/>
          <w:lang w:val="en-US"/>
        </w:rPr>
        <w:t>(3)</w:t>
      </w:r>
      <w:r>
        <w:rPr>
          <w:rFonts w:ascii="Aptos"/>
          <w:lang w:val="en-US"/>
        </w:rPr>
        <w:t>:</w:t>
      </w:r>
      <w:r w:rsidRPr="0068579E">
        <w:rPr>
          <w:rFonts w:ascii="Aptos"/>
          <w:lang w:val="en-US"/>
        </w:rPr>
        <w:t xml:space="preserve"> 387–420.</w:t>
      </w:r>
    </w:p>
    <w:p w14:paraId="3A014A80" w14:textId="77777777" w:rsidR="00862361" w:rsidRPr="0068579E" w:rsidRDefault="00862361" w:rsidP="00862361">
      <w:pPr>
        <w:pStyle w:val="Bibliography"/>
        <w:rPr>
          <w:rFonts w:ascii="Aptos"/>
          <w:lang w:val="en-US"/>
        </w:rPr>
      </w:pPr>
      <w:r w:rsidRPr="0068579E">
        <w:rPr>
          <w:rFonts w:ascii="Aptos"/>
          <w:lang w:val="en-US"/>
        </w:rPr>
        <w:t xml:space="preserve">Stokowy, R. 2017. Bill Fontana’s Distant Trains: A documentation of an acoustic relocation. </w:t>
      </w:r>
      <w:r w:rsidRPr="0068579E">
        <w:rPr>
          <w:rFonts w:ascii="Aptos"/>
          <w:i/>
          <w:iCs/>
          <w:lang w:val="en-US"/>
        </w:rPr>
        <w:t>Organised Sound</w:t>
      </w:r>
      <w:r w:rsidRPr="0068579E">
        <w:rPr>
          <w:rFonts w:ascii="Aptos"/>
          <w:lang w:val="en-US"/>
        </w:rPr>
        <w:t xml:space="preserve"> </w:t>
      </w:r>
      <w:r w:rsidRPr="00736703">
        <w:rPr>
          <w:rFonts w:ascii="Aptos"/>
          <w:lang w:val="en-US"/>
        </w:rPr>
        <w:t>22</w:t>
      </w:r>
      <w:r w:rsidRPr="0068579E">
        <w:rPr>
          <w:rFonts w:ascii="Aptos"/>
          <w:lang w:val="en-US"/>
        </w:rPr>
        <w:t>(1)</w:t>
      </w:r>
      <w:r>
        <w:rPr>
          <w:rFonts w:ascii="Aptos"/>
          <w:lang w:val="en-US"/>
        </w:rPr>
        <w:t>:</w:t>
      </w:r>
      <w:r w:rsidRPr="0068579E">
        <w:rPr>
          <w:rFonts w:ascii="Aptos"/>
          <w:lang w:val="en-US"/>
        </w:rPr>
        <w:t xml:space="preserve"> 112–121.</w:t>
      </w:r>
    </w:p>
    <w:p w14:paraId="5E93E611" w14:textId="77777777" w:rsidR="00862361" w:rsidRPr="0068579E" w:rsidRDefault="00862361" w:rsidP="00862361">
      <w:pPr>
        <w:pStyle w:val="Bibliography"/>
        <w:rPr>
          <w:rFonts w:ascii="Aptos"/>
          <w:lang w:val="en-US"/>
        </w:rPr>
      </w:pPr>
      <w:r w:rsidRPr="0068579E">
        <w:rPr>
          <w:rFonts w:ascii="Aptos"/>
          <w:lang w:val="en-US"/>
        </w:rPr>
        <w:t xml:space="preserve">The Museum of Modern Art (Director). 2020. </w:t>
      </w:r>
      <w:r w:rsidRPr="0068579E">
        <w:rPr>
          <w:rFonts w:ascii="Aptos"/>
          <w:i/>
          <w:iCs/>
          <w:lang w:val="en-US"/>
        </w:rPr>
        <w:t>Rainforest V (variation 1) VR experience</w:t>
      </w:r>
      <w:r w:rsidRPr="0068579E">
        <w:rPr>
          <w:rFonts w:ascii="Aptos"/>
          <w:lang w:val="en-US"/>
        </w:rPr>
        <w:t xml:space="preserve"> [Video recording]. https://sketchfab.com/models/043c5715cfc947668e688af65629e8ae/embed?autostart=1</w:t>
      </w:r>
    </w:p>
    <w:p w14:paraId="6AEE04A6" w14:textId="77777777" w:rsidR="00862361" w:rsidRPr="0068579E" w:rsidRDefault="00862361" w:rsidP="00862361">
      <w:pPr>
        <w:pStyle w:val="Bibliography"/>
        <w:rPr>
          <w:rFonts w:ascii="Aptos"/>
          <w:lang w:val="en-US"/>
        </w:rPr>
      </w:pPr>
      <w:r w:rsidRPr="0068579E">
        <w:rPr>
          <w:rFonts w:ascii="Aptos"/>
          <w:lang w:val="en-US"/>
        </w:rPr>
        <w:t xml:space="preserve">Vasquez, J. C. 2019. Considerations on Sound Art Documentation: Theories and Case Studies. </w:t>
      </w:r>
      <w:r w:rsidRPr="0068579E">
        <w:rPr>
          <w:rFonts w:ascii="Aptos"/>
          <w:i/>
          <w:iCs/>
          <w:lang w:val="en-US"/>
        </w:rPr>
        <w:t>Proceedings of the International Computer Music Conference (ICMC)</w:t>
      </w:r>
      <w:r w:rsidRPr="0068579E">
        <w:rPr>
          <w:rFonts w:ascii="Aptos"/>
          <w:lang w:val="en-US"/>
        </w:rPr>
        <w:t>. International Computer Music Conference, New York, NY.</w:t>
      </w:r>
    </w:p>
    <w:p w14:paraId="4835326A" w14:textId="77777777" w:rsidR="00862361" w:rsidRPr="0068579E" w:rsidRDefault="00862361" w:rsidP="00862361">
      <w:pPr>
        <w:pStyle w:val="Bibliography"/>
        <w:rPr>
          <w:rFonts w:ascii="Aptos"/>
          <w:lang w:val="en-US"/>
        </w:rPr>
      </w:pPr>
      <w:r w:rsidRPr="0068579E">
        <w:rPr>
          <w:rFonts w:ascii="Aptos"/>
          <w:lang w:val="en-US"/>
        </w:rPr>
        <w:t>Zouhar, V., Lorenz, R., Musil, T., Zmölnig, J.</w:t>
      </w:r>
      <w:r>
        <w:rPr>
          <w:rFonts w:ascii="Aptos"/>
          <w:lang w:val="en-US"/>
        </w:rPr>
        <w:t xml:space="preserve"> and</w:t>
      </w:r>
      <w:r w:rsidRPr="0068579E">
        <w:rPr>
          <w:rFonts w:ascii="Aptos"/>
          <w:lang w:val="en-US"/>
        </w:rPr>
        <w:t xml:space="preserve"> Höldrich, R. 2005. Hearing Varèse’s Poème électronique inside a virtual Philips Pavilion. </w:t>
      </w:r>
      <w:r w:rsidRPr="0068579E">
        <w:rPr>
          <w:rFonts w:ascii="Aptos"/>
          <w:i/>
          <w:iCs/>
          <w:lang w:val="en-US"/>
        </w:rPr>
        <w:t>Proceedings of the 2005 International Conference on Auditory Display</w:t>
      </w:r>
      <w:r w:rsidRPr="0068579E">
        <w:rPr>
          <w:rFonts w:ascii="Aptos"/>
          <w:lang w:val="en-US"/>
        </w:rPr>
        <w:t>.</w:t>
      </w:r>
    </w:p>
    <w:p w14:paraId="66C854F5" w14:textId="3BDBEBBE" w:rsidR="00304A9E" w:rsidRPr="008E36E3" w:rsidRDefault="00862361" w:rsidP="00862361">
      <w:pPr>
        <w:rPr>
          <w:lang w:val="en-US"/>
        </w:rPr>
      </w:pPr>
      <w:r w:rsidRPr="0068579E">
        <w:rPr>
          <w:lang w:val="en-US"/>
        </w:rPr>
        <w:fldChar w:fldCharType="end"/>
      </w:r>
    </w:p>
    <w:p w14:paraId="11870C8D" w14:textId="77777777" w:rsidR="00304A9E" w:rsidRPr="008E36E3" w:rsidRDefault="00304A9E" w:rsidP="00304A9E">
      <w:pPr>
        <w:rPr>
          <w:lang w:val="en-US"/>
        </w:rPr>
      </w:pPr>
    </w:p>
    <w:p w14:paraId="5D541ACE" w14:textId="77777777" w:rsidR="00304A9E" w:rsidRPr="0021064B" w:rsidRDefault="00304A9E" w:rsidP="0021064B">
      <w:pPr>
        <w:rPr>
          <w:lang w:val="en-US"/>
        </w:rPr>
      </w:pPr>
    </w:p>
    <w:sectPr w:rsidR="00304A9E" w:rsidRPr="0021064B" w:rsidSect="00AA75A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Henrik Frisk" w:date="2025-01-28T16:13:00Z" w:initials="HF">
    <w:p w14:paraId="11F5C619" w14:textId="77777777" w:rsidR="00130D9B" w:rsidRDefault="00130D9B" w:rsidP="00130D9B">
      <w:r>
        <w:rPr>
          <w:rStyle w:val="CommentReference"/>
        </w:rPr>
        <w:annotationRef/>
      </w:r>
      <w:r>
        <w:rPr>
          <w:sz w:val="20"/>
          <w:szCs w:val="20"/>
        </w:rPr>
        <w:t>Sub-woofer better spelled out?</w:t>
      </w:r>
    </w:p>
  </w:comment>
  <w:comment w:id="7" w:author="Henrik Frisk" w:date="2025-01-28T16:15:00Z" w:initials="HF">
    <w:p w14:paraId="5CADB52D" w14:textId="77777777" w:rsidR="00130D9B" w:rsidRDefault="00130D9B" w:rsidP="00130D9B">
      <w:r>
        <w:rPr>
          <w:rStyle w:val="CommentReference"/>
        </w:rPr>
        <w:annotationRef/>
      </w:r>
      <w:r>
        <w:rPr>
          <w:sz w:val="20"/>
          <w:szCs w:val="20"/>
        </w:rPr>
        <w:t>I would translate this as: I think that I was […] influenced by what I saw […] I am certain of all that […]</w:t>
      </w:r>
    </w:p>
    <w:p w14:paraId="0F0C5A64" w14:textId="77777777" w:rsidR="00130D9B" w:rsidRDefault="00130D9B" w:rsidP="00130D9B"/>
    <w:p w14:paraId="7A7C8D16" w14:textId="77777777" w:rsidR="00130D9B" w:rsidRDefault="00130D9B" w:rsidP="00130D9B">
      <w:r>
        <w:rPr>
          <w:sz w:val="20"/>
          <w:szCs w:val="20"/>
        </w:rPr>
        <w:t>Which makes me wonder, why include that last part of the statement? Isn’t the important thing here that P08 was influenced by what they saw?</w:t>
      </w:r>
    </w:p>
  </w:comment>
  <w:comment w:id="13" w:author="Henrik Frisk" w:date="2025-01-28T16:21:00Z" w:initials="HF">
    <w:p w14:paraId="7C33B3A6" w14:textId="77777777" w:rsidR="00D14D66" w:rsidRDefault="00130D9B" w:rsidP="00D14D66">
      <w:r>
        <w:rPr>
          <w:rStyle w:val="CommentReference"/>
        </w:rPr>
        <w:annotationRef/>
      </w:r>
      <w:r w:rsidR="00D14D66">
        <w:rPr>
          <w:sz w:val="20"/>
          <w:szCs w:val="20"/>
        </w:rPr>
        <w:t>This is not translated: “After that I tried to have an experience of my body in the space”This is not translated either</w:t>
      </w:r>
    </w:p>
    <w:p w14:paraId="444B5CAA" w14:textId="77777777" w:rsidR="00D14D66" w:rsidRDefault="00D14D66" w:rsidP="00D14D66"/>
  </w:comment>
  <w:comment w:id="15" w:author="Henrik Frisk" w:date="2025-01-28T16:25:00Z" w:initials="HF">
    <w:p w14:paraId="145BD04F" w14:textId="77777777" w:rsidR="00D14D66" w:rsidRDefault="00D14D66" w:rsidP="00D14D66">
      <w:r>
        <w:rPr>
          <w:rStyle w:val="CommentReference"/>
        </w:rPr>
        <w:annotationRef/>
      </w:r>
      <w:r>
        <w:rPr>
          <w:sz w:val="20"/>
          <w:szCs w:val="20"/>
        </w:rPr>
        <w:t>Not translated</w:t>
      </w:r>
    </w:p>
    <w:p w14:paraId="4C4D6D79" w14:textId="77777777" w:rsidR="00D14D66" w:rsidRDefault="00D14D66" w:rsidP="00D14D66"/>
  </w:comment>
  <w:comment w:id="16" w:author="Henrik Frisk" w:date="2025-01-28T16:26:00Z" w:initials="HF">
    <w:p w14:paraId="42F43EFC" w14:textId="77777777" w:rsidR="00D14D66" w:rsidRDefault="00D14D66" w:rsidP="00D14D66">
      <w:r>
        <w:rPr>
          <w:rStyle w:val="CommentReference"/>
        </w:rPr>
        <w:annotationRef/>
      </w:r>
      <w:r>
        <w:rPr>
          <w:sz w:val="20"/>
          <w:szCs w:val="20"/>
        </w:rPr>
        <w:t>Translation?</w:t>
      </w:r>
    </w:p>
  </w:comment>
  <w:comment w:id="17" w:author="Henrik Frisk" w:date="2025-01-28T16:26:00Z" w:initials="HF">
    <w:p w14:paraId="48863904" w14:textId="77777777" w:rsidR="00D14D66" w:rsidRDefault="00D14D66" w:rsidP="00D14D66">
      <w:r>
        <w:rPr>
          <w:rStyle w:val="CommentReference"/>
        </w:rPr>
        <w:annotationRef/>
      </w:r>
      <w:r>
        <w:rPr>
          <w:sz w:val="20"/>
          <w:szCs w:val="20"/>
        </w:rPr>
        <w:t>Translation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F5C619" w15:done="0"/>
  <w15:commentEx w15:paraId="7A7C8D16" w15:done="0"/>
  <w15:commentEx w15:paraId="444B5CAA" w15:done="0"/>
  <w15:commentEx w15:paraId="4C4D6D79" w15:done="0"/>
  <w15:commentEx w15:paraId="42F43EFC" w15:done="0"/>
  <w15:commentEx w15:paraId="488639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E3D25" w16cex:dateUtc="2025-01-28T15:13:00Z"/>
  <w16cex:commentExtensible w16cex:durableId="0B85D026" w16cex:dateUtc="2025-01-28T15:15:00Z"/>
  <w16cex:commentExtensible w16cex:durableId="07E86F5F" w16cex:dateUtc="2025-01-28T15:21:00Z"/>
  <w16cex:commentExtensible w16cex:durableId="7E84CCD0" w16cex:dateUtc="2025-01-28T15:25:00Z"/>
  <w16cex:commentExtensible w16cex:durableId="25CB1005" w16cex:dateUtc="2025-01-28T15:26:00Z"/>
  <w16cex:commentExtensible w16cex:durableId="6D470C09" w16cex:dateUtc="2025-01-28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F5C619" w16cid:durableId="6B8E3D25"/>
  <w16cid:commentId w16cid:paraId="7A7C8D16" w16cid:durableId="0B85D026"/>
  <w16cid:commentId w16cid:paraId="444B5CAA" w16cid:durableId="07E86F5F"/>
  <w16cid:commentId w16cid:paraId="4C4D6D79" w16cid:durableId="7E84CCD0"/>
  <w16cid:commentId w16cid:paraId="42F43EFC" w16cid:durableId="25CB1005"/>
  <w16cid:commentId w16cid:paraId="48863904" w16cid:durableId="6D470C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51C3" w14:textId="77777777" w:rsidR="00FB2EB0" w:rsidRDefault="00FB2EB0" w:rsidP="00C028B8">
      <w:r>
        <w:separator/>
      </w:r>
    </w:p>
  </w:endnote>
  <w:endnote w:type="continuationSeparator" w:id="0">
    <w:p w14:paraId="5F069D26" w14:textId="77777777" w:rsidR="00FB2EB0" w:rsidRDefault="00FB2EB0" w:rsidP="00C02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628F" w14:textId="77777777" w:rsidR="00FB2EB0" w:rsidRDefault="00FB2EB0" w:rsidP="00C028B8">
      <w:r>
        <w:separator/>
      </w:r>
    </w:p>
  </w:footnote>
  <w:footnote w:type="continuationSeparator" w:id="0">
    <w:p w14:paraId="60BCD737" w14:textId="77777777" w:rsidR="00FB2EB0" w:rsidRDefault="00FB2EB0" w:rsidP="00C028B8">
      <w:r>
        <w:continuationSeparator/>
      </w:r>
    </w:p>
  </w:footnote>
  <w:footnote w:id="1">
    <w:p w14:paraId="21EEB6DA" w14:textId="550CF191" w:rsidR="00C028B8" w:rsidRPr="00D42478" w:rsidRDefault="00C028B8">
      <w:pPr>
        <w:pStyle w:val="FootnoteText"/>
        <w:rPr>
          <w:lang w:val="en-US"/>
        </w:rPr>
      </w:pPr>
      <w:r w:rsidRPr="000938CD">
        <w:rPr>
          <w:rStyle w:val="FootnoteReference"/>
        </w:rPr>
        <w:footnoteRef/>
      </w:r>
      <w:r>
        <w:t xml:space="preserve"> </w:t>
      </w:r>
      <w:r>
        <w:rPr>
          <w:lang w:val="en-US"/>
        </w:rPr>
        <w:t>“I think that w</w:t>
      </w:r>
      <w:ins w:id="8" w:author="Henrik Frisk" w:date="2025-01-28T16:02:00Z" w16du:dateUtc="2025-01-28T15:02:00Z">
        <w:r w:rsidR="00573CA7">
          <w:rPr>
            <w:lang w:val="en-US"/>
          </w:rPr>
          <w:t>hat</w:t>
        </w:r>
      </w:ins>
      <w:del w:id="9" w:author="Henrik Frisk" w:date="2025-01-28T16:02:00Z" w16du:dateUtc="2025-01-28T15:02:00Z">
        <w:r w:rsidDel="00573CA7">
          <w:rPr>
            <w:lang w:val="en-US"/>
          </w:rPr>
          <w:delText>as</w:delText>
        </w:r>
      </w:del>
      <w:r>
        <w:rPr>
          <w:lang w:val="en-US"/>
        </w:rPr>
        <w:t xml:space="preserve"> I saw influenced me. I am convinced of that”.</w:t>
      </w:r>
    </w:p>
  </w:footnote>
  <w:footnote w:id="2">
    <w:p w14:paraId="4E69B840" w14:textId="4301236A" w:rsidR="00C028B8" w:rsidRPr="004A6684" w:rsidRDefault="00C028B8">
      <w:pPr>
        <w:pStyle w:val="FootnoteText"/>
        <w:rPr>
          <w:lang w:val="en-US"/>
        </w:rPr>
      </w:pPr>
      <w:r w:rsidRPr="000938CD">
        <w:rPr>
          <w:rStyle w:val="FootnoteReference"/>
        </w:rPr>
        <w:footnoteRef/>
      </w:r>
      <w:r>
        <w:t xml:space="preserve"> </w:t>
      </w:r>
      <w:r>
        <w:rPr>
          <w:lang w:val="en-US"/>
        </w:rPr>
        <w:t>“</w:t>
      </w:r>
      <w:r w:rsidRPr="00C028B8">
        <w:rPr>
          <w:lang w:val="en"/>
        </w:rPr>
        <w:t xml:space="preserve">I chose this listening position because there is a transition. I don't know if it's </w:t>
      </w:r>
      <w:r>
        <w:rPr>
          <w:lang w:val="en"/>
        </w:rPr>
        <w:t xml:space="preserve">due to </w:t>
      </w:r>
      <w:r w:rsidRPr="00C028B8">
        <w:rPr>
          <w:lang w:val="en"/>
        </w:rPr>
        <w:t>the recording or if it's the position of the columns</w:t>
      </w:r>
      <w:r>
        <w:rPr>
          <w:lang w:val="en"/>
        </w:rPr>
        <w:t>”.</w:t>
      </w:r>
    </w:p>
  </w:footnote>
  <w:footnote w:id="3">
    <w:p w14:paraId="36E390C3" w14:textId="5E11BC24" w:rsidR="00C028B8" w:rsidRPr="004A6684" w:rsidRDefault="00C028B8">
      <w:pPr>
        <w:pStyle w:val="FootnoteText"/>
        <w:rPr>
          <w:lang w:val="en-US"/>
        </w:rPr>
      </w:pPr>
      <w:r w:rsidRPr="000938CD">
        <w:rPr>
          <w:rStyle w:val="FootnoteReference"/>
        </w:rPr>
        <w:footnoteRef/>
      </w:r>
      <w:r>
        <w:t xml:space="preserve"> </w:t>
      </w:r>
      <w:r>
        <w:rPr>
          <w:lang w:val="en-US"/>
        </w:rPr>
        <w:t>“</w:t>
      </w:r>
      <w:r w:rsidRPr="00C028B8">
        <w:rPr>
          <w:lang w:val="en"/>
        </w:rPr>
        <w:t xml:space="preserve">It seems to me to be part of a natural </w:t>
      </w:r>
      <w:r>
        <w:rPr>
          <w:lang w:val="en"/>
        </w:rPr>
        <w:t>trajectory</w:t>
      </w:r>
      <w:r w:rsidRPr="00C028B8">
        <w:rPr>
          <w:lang w:val="en"/>
        </w:rPr>
        <w:t xml:space="preserve"> for the visitor</w:t>
      </w:r>
      <w:r>
        <w:rPr>
          <w:lang w:val="en"/>
        </w:rPr>
        <w:t>”.</w:t>
      </w:r>
    </w:p>
  </w:footnote>
  <w:footnote w:id="4">
    <w:p w14:paraId="4177CA0B" w14:textId="59ABDCA2" w:rsidR="00C64C22" w:rsidRPr="000058FA" w:rsidRDefault="00C64C22">
      <w:pPr>
        <w:pStyle w:val="FootnoteText"/>
        <w:rPr>
          <w:lang w:val="en-US"/>
        </w:rPr>
      </w:pPr>
      <w:r w:rsidRPr="000938CD">
        <w:rPr>
          <w:rStyle w:val="FootnoteReference"/>
        </w:rPr>
        <w:footnoteRef/>
      </w:r>
      <w:r>
        <w:t xml:space="preserve"> </w:t>
      </w:r>
      <w:r>
        <w:rPr>
          <w:lang w:val="en-US"/>
        </w:rPr>
        <w:t>“</w:t>
      </w:r>
      <w:r w:rsidR="00971214">
        <w:rPr>
          <w:lang w:val="en-US"/>
        </w:rPr>
        <w:t>A</w:t>
      </w:r>
      <w:r>
        <w:rPr>
          <w:lang w:val="en-US"/>
        </w:rPr>
        <w:t>ll positions are a progression from simple to complex”.</w:t>
      </w:r>
    </w:p>
  </w:footnote>
  <w:footnote w:id="5">
    <w:p w14:paraId="581613A8" w14:textId="7FAF9CED" w:rsidR="004A6684" w:rsidRPr="000058FA" w:rsidRDefault="004A6684">
      <w:pPr>
        <w:pStyle w:val="FootnoteText"/>
        <w:rPr>
          <w:lang w:val="en-US"/>
        </w:rPr>
      </w:pPr>
      <w:r w:rsidRPr="000938CD">
        <w:rPr>
          <w:rStyle w:val="FootnoteReference"/>
        </w:rPr>
        <w:footnoteRef/>
      </w:r>
      <w:r>
        <w:t xml:space="preserve"> “</w:t>
      </w:r>
      <w:r>
        <w:rPr>
          <w:lang w:val="en"/>
        </w:rPr>
        <w:t>This</w:t>
      </w:r>
      <w:r w:rsidRPr="004A6684">
        <w:rPr>
          <w:lang w:val="en"/>
        </w:rPr>
        <w:t xml:space="preserve"> moment is quite representative of the work and the space. Yes, but as a whole</w:t>
      </w:r>
      <w:r>
        <w:rPr>
          <w:lang w:val="e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C5614"/>
    <w:multiLevelType w:val="hybridMultilevel"/>
    <w:tmpl w:val="75EEB04C"/>
    <w:lvl w:ilvl="0" w:tplc="B942892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2406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k Frisk">
    <w15:presenceInfo w15:providerId="AD" w15:userId="S::henrik.frisk@kmh.se::072a7d9e-f724-4010-898c-879a87498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4B"/>
    <w:rsid w:val="0000039A"/>
    <w:rsid w:val="00003ADA"/>
    <w:rsid w:val="000042CA"/>
    <w:rsid w:val="0000443B"/>
    <w:rsid w:val="000058FA"/>
    <w:rsid w:val="000101FA"/>
    <w:rsid w:val="00014896"/>
    <w:rsid w:val="00016D59"/>
    <w:rsid w:val="00020A5D"/>
    <w:rsid w:val="00021C4D"/>
    <w:rsid w:val="00022147"/>
    <w:rsid w:val="000222BD"/>
    <w:rsid w:val="000233C7"/>
    <w:rsid w:val="00023BAC"/>
    <w:rsid w:val="000244A0"/>
    <w:rsid w:val="00024F3E"/>
    <w:rsid w:val="00026979"/>
    <w:rsid w:val="00026BEA"/>
    <w:rsid w:val="000270AE"/>
    <w:rsid w:val="00033719"/>
    <w:rsid w:val="00035CDE"/>
    <w:rsid w:val="000366C6"/>
    <w:rsid w:val="00037B25"/>
    <w:rsid w:val="0004087D"/>
    <w:rsid w:val="00043BA7"/>
    <w:rsid w:val="000444A8"/>
    <w:rsid w:val="000479B1"/>
    <w:rsid w:val="00052570"/>
    <w:rsid w:val="00052792"/>
    <w:rsid w:val="00054783"/>
    <w:rsid w:val="00055638"/>
    <w:rsid w:val="00055DD0"/>
    <w:rsid w:val="0005679D"/>
    <w:rsid w:val="00060283"/>
    <w:rsid w:val="0006500D"/>
    <w:rsid w:val="0006734F"/>
    <w:rsid w:val="00071A64"/>
    <w:rsid w:val="00073197"/>
    <w:rsid w:val="00073CF4"/>
    <w:rsid w:val="00082E73"/>
    <w:rsid w:val="00086C85"/>
    <w:rsid w:val="0008717A"/>
    <w:rsid w:val="00092E2A"/>
    <w:rsid w:val="000938CD"/>
    <w:rsid w:val="000973B5"/>
    <w:rsid w:val="00097483"/>
    <w:rsid w:val="000A16D6"/>
    <w:rsid w:val="000A2125"/>
    <w:rsid w:val="000A50A3"/>
    <w:rsid w:val="000A524F"/>
    <w:rsid w:val="000A5C85"/>
    <w:rsid w:val="000B2615"/>
    <w:rsid w:val="000B35A5"/>
    <w:rsid w:val="000B4E25"/>
    <w:rsid w:val="000B5306"/>
    <w:rsid w:val="000B70FF"/>
    <w:rsid w:val="000B72B7"/>
    <w:rsid w:val="000C0C5A"/>
    <w:rsid w:val="000C681B"/>
    <w:rsid w:val="000D1113"/>
    <w:rsid w:val="000D1AFD"/>
    <w:rsid w:val="000D79DE"/>
    <w:rsid w:val="000E00E5"/>
    <w:rsid w:val="000E087E"/>
    <w:rsid w:val="000E0F28"/>
    <w:rsid w:val="000E14E2"/>
    <w:rsid w:val="000E43EC"/>
    <w:rsid w:val="000E7D57"/>
    <w:rsid w:val="000F1374"/>
    <w:rsid w:val="000F40E3"/>
    <w:rsid w:val="000F4B40"/>
    <w:rsid w:val="0010105F"/>
    <w:rsid w:val="001022ED"/>
    <w:rsid w:val="001023DB"/>
    <w:rsid w:val="00103274"/>
    <w:rsid w:val="00104C2E"/>
    <w:rsid w:val="0010539E"/>
    <w:rsid w:val="00110D82"/>
    <w:rsid w:val="00112D14"/>
    <w:rsid w:val="00112E5C"/>
    <w:rsid w:val="00115410"/>
    <w:rsid w:val="00116324"/>
    <w:rsid w:val="00120D2B"/>
    <w:rsid w:val="001218AE"/>
    <w:rsid w:val="00123CA9"/>
    <w:rsid w:val="001240A9"/>
    <w:rsid w:val="001248B9"/>
    <w:rsid w:val="00125E24"/>
    <w:rsid w:val="0012688A"/>
    <w:rsid w:val="00127C9F"/>
    <w:rsid w:val="00130D43"/>
    <w:rsid w:val="00130D9B"/>
    <w:rsid w:val="00132D42"/>
    <w:rsid w:val="0013381E"/>
    <w:rsid w:val="00134844"/>
    <w:rsid w:val="00142FA2"/>
    <w:rsid w:val="00143EB1"/>
    <w:rsid w:val="00144FFA"/>
    <w:rsid w:val="0014622C"/>
    <w:rsid w:val="0014642A"/>
    <w:rsid w:val="001504C6"/>
    <w:rsid w:val="00150B14"/>
    <w:rsid w:val="00153970"/>
    <w:rsid w:val="00156F8C"/>
    <w:rsid w:val="00160DDE"/>
    <w:rsid w:val="00162BA5"/>
    <w:rsid w:val="001655F1"/>
    <w:rsid w:val="00165FA8"/>
    <w:rsid w:val="00166497"/>
    <w:rsid w:val="00171042"/>
    <w:rsid w:val="00171A06"/>
    <w:rsid w:val="001722AB"/>
    <w:rsid w:val="001741CB"/>
    <w:rsid w:val="00175D2D"/>
    <w:rsid w:val="00177DF8"/>
    <w:rsid w:val="001817FF"/>
    <w:rsid w:val="001818CC"/>
    <w:rsid w:val="00182F2D"/>
    <w:rsid w:val="0018342B"/>
    <w:rsid w:val="001843D3"/>
    <w:rsid w:val="001867A8"/>
    <w:rsid w:val="001868B7"/>
    <w:rsid w:val="00187486"/>
    <w:rsid w:val="001878AA"/>
    <w:rsid w:val="0018795F"/>
    <w:rsid w:val="00196B63"/>
    <w:rsid w:val="00196EAA"/>
    <w:rsid w:val="00197450"/>
    <w:rsid w:val="001975A6"/>
    <w:rsid w:val="00197E23"/>
    <w:rsid w:val="001A2516"/>
    <w:rsid w:val="001A67E9"/>
    <w:rsid w:val="001B070F"/>
    <w:rsid w:val="001B1680"/>
    <w:rsid w:val="001B1704"/>
    <w:rsid w:val="001B25FD"/>
    <w:rsid w:val="001B6508"/>
    <w:rsid w:val="001C5289"/>
    <w:rsid w:val="001C5F8D"/>
    <w:rsid w:val="001C7882"/>
    <w:rsid w:val="001D0025"/>
    <w:rsid w:val="001D1340"/>
    <w:rsid w:val="001D4BE8"/>
    <w:rsid w:val="001D5368"/>
    <w:rsid w:val="001E0A43"/>
    <w:rsid w:val="001E3C09"/>
    <w:rsid w:val="001E7684"/>
    <w:rsid w:val="001F599B"/>
    <w:rsid w:val="002019E2"/>
    <w:rsid w:val="00201FF8"/>
    <w:rsid w:val="00204B01"/>
    <w:rsid w:val="002076E5"/>
    <w:rsid w:val="00207781"/>
    <w:rsid w:val="0021064B"/>
    <w:rsid w:val="00210A9B"/>
    <w:rsid w:val="00212853"/>
    <w:rsid w:val="002139BB"/>
    <w:rsid w:val="00214B50"/>
    <w:rsid w:val="00215DD4"/>
    <w:rsid w:val="00216610"/>
    <w:rsid w:val="0021744F"/>
    <w:rsid w:val="00217595"/>
    <w:rsid w:val="00221AF5"/>
    <w:rsid w:val="00221C95"/>
    <w:rsid w:val="002229C8"/>
    <w:rsid w:val="00222D9B"/>
    <w:rsid w:val="0022360A"/>
    <w:rsid w:val="00225367"/>
    <w:rsid w:val="0023041B"/>
    <w:rsid w:val="002313B0"/>
    <w:rsid w:val="00233222"/>
    <w:rsid w:val="00235EE0"/>
    <w:rsid w:val="002406E6"/>
    <w:rsid w:val="00240A16"/>
    <w:rsid w:val="00240E2A"/>
    <w:rsid w:val="00246E5E"/>
    <w:rsid w:val="00247376"/>
    <w:rsid w:val="002476B0"/>
    <w:rsid w:val="00252D8D"/>
    <w:rsid w:val="00252EDF"/>
    <w:rsid w:val="00257938"/>
    <w:rsid w:val="0026264D"/>
    <w:rsid w:val="00265002"/>
    <w:rsid w:val="0026644D"/>
    <w:rsid w:val="002672F8"/>
    <w:rsid w:val="002674D9"/>
    <w:rsid w:val="00270D4E"/>
    <w:rsid w:val="00272BA8"/>
    <w:rsid w:val="00275357"/>
    <w:rsid w:val="00276C2B"/>
    <w:rsid w:val="00276E48"/>
    <w:rsid w:val="00277408"/>
    <w:rsid w:val="0027746B"/>
    <w:rsid w:val="00277B2D"/>
    <w:rsid w:val="00280E38"/>
    <w:rsid w:val="002828B4"/>
    <w:rsid w:val="002839DD"/>
    <w:rsid w:val="0028489A"/>
    <w:rsid w:val="002849F0"/>
    <w:rsid w:val="00285BFC"/>
    <w:rsid w:val="00291291"/>
    <w:rsid w:val="00297DD2"/>
    <w:rsid w:val="002A3BB0"/>
    <w:rsid w:val="002A42A3"/>
    <w:rsid w:val="002A43D6"/>
    <w:rsid w:val="002B234A"/>
    <w:rsid w:val="002B2A1E"/>
    <w:rsid w:val="002B5CEC"/>
    <w:rsid w:val="002C0FEC"/>
    <w:rsid w:val="002C6337"/>
    <w:rsid w:val="002D0936"/>
    <w:rsid w:val="002D3E0B"/>
    <w:rsid w:val="002D4FBB"/>
    <w:rsid w:val="002D749B"/>
    <w:rsid w:val="002E207A"/>
    <w:rsid w:val="002E59B7"/>
    <w:rsid w:val="002F20B7"/>
    <w:rsid w:val="002F6105"/>
    <w:rsid w:val="00300637"/>
    <w:rsid w:val="00300862"/>
    <w:rsid w:val="00302C4C"/>
    <w:rsid w:val="00304A9E"/>
    <w:rsid w:val="003144E7"/>
    <w:rsid w:val="0032169F"/>
    <w:rsid w:val="00324DAB"/>
    <w:rsid w:val="003276EF"/>
    <w:rsid w:val="00331283"/>
    <w:rsid w:val="00331878"/>
    <w:rsid w:val="00331A0F"/>
    <w:rsid w:val="003346A1"/>
    <w:rsid w:val="00334BE1"/>
    <w:rsid w:val="0034448C"/>
    <w:rsid w:val="003468E0"/>
    <w:rsid w:val="00350325"/>
    <w:rsid w:val="00351B40"/>
    <w:rsid w:val="00352004"/>
    <w:rsid w:val="00352E4B"/>
    <w:rsid w:val="003549A6"/>
    <w:rsid w:val="00355C9A"/>
    <w:rsid w:val="00355DB5"/>
    <w:rsid w:val="00357017"/>
    <w:rsid w:val="003573BD"/>
    <w:rsid w:val="003575B7"/>
    <w:rsid w:val="0036259A"/>
    <w:rsid w:val="003643F6"/>
    <w:rsid w:val="003646B3"/>
    <w:rsid w:val="00371D65"/>
    <w:rsid w:val="0037295D"/>
    <w:rsid w:val="00374E97"/>
    <w:rsid w:val="00376000"/>
    <w:rsid w:val="00377F2C"/>
    <w:rsid w:val="003800BD"/>
    <w:rsid w:val="00381AF8"/>
    <w:rsid w:val="00391480"/>
    <w:rsid w:val="003A0732"/>
    <w:rsid w:val="003A2601"/>
    <w:rsid w:val="003A40E7"/>
    <w:rsid w:val="003A5FA4"/>
    <w:rsid w:val="003B0EB3"/>
    <w:rsid w:val="003B1764"/>
    <w:rsid w:val="003B244D"/>
    <w:rsid w:val="003B2D96"/>
    <w:rsid w:val="003B44C1"/>
    <w:rsid w:val="003B7EC4"/>
    <w:rsid w:val="003C1DF9"/>
    <w:rsid w:val="003C1F03"/>
    <w:rsid w:val="003C4DC5"/>
    <w:rsid w:val="003C7568"/>
    <w:rsid w:val="003D2511"/>
    <w:rsid w:val="003D3704"/>
    <w:rsid w:val="003D3952"/>
    <w:rsid w:val="003D4110"/>
    <w:rsid w:val="003D468F"/>
    <w:rsid w:val="003D5535"/>
    <w:rsid w:val="003D582F"/>
    <w:rsid w:val="003E3A06"/>
    <w:rsid w:val="003E3EA5"/>
    <w:rsid w:val="003E45A6"/>
    <w:rsid w:val="003E4B8C"/>
    <w:rsid w:val="003E4C9F"/>
    <w:rsid w:val="003E79FC"/>
    <w:rsid w:val="003F08E7"/>
    <w:rsid w:val="003F1AA8"/>
    <w:rsid w:val="003F4265"/>
    <w:rsid w:val="003F5603"/>
    <w:rsid w:val="003F622B"/>
    <w:rsid w:val="004003B3"/>
    <w:rsid w:val="0040084A"/>
    <w:rsid w:val="004024D2"/>
    <w:rsid w:val="00406C6A"/>
    <w:rsid w:val="00425E79"/>
    <w:rsid w:val="00426F5A"/>
    <w:rsid w:val="004274AE"/>
    <w:rsid w:val="00427A71"/>
    <w:rsid w:val="00435A97"/>
    <w:rsid w:val="00436101"/>
    <w:rsid w:val="00437D6D"/>
    <w:rsid w:val="00442CE1"/>
    <w:rsid w:val="00444C9D"/>
    <w:rsid w:val="00450C13"/>
    <w:rsid w:val="00454D2D"/>
    <w:rsid w:val="00456A2D"/>
    <w:rsid w:val="00461A11"/>
    <w:rsid w:val="004647A7"/>
    <w:rsid w:val="004650E0"/>
    <w:rsid w:val="0046551B"/>
    <w:rsid w:val="00470BFC"/>
    <w:rsid w:val="004725C0"/>
    <w:rsid w:val="00473D32"/>
    <w:rsid w:val="00474178"/>
    <w:rsid w:val="00474F3A"/>
    <w:rsid w:val="00477480"/>
    <w:rsid w:val="004808C2"/>
    <w:rsid w:val="004813E2"/>
    <w:rsid w:val="00481807"/>
    <w:rsid w:val="00485BC1"/>
    <w:rsid w:val="00490324"/>
    <w:rsid w:val="00493ADE"/>
    <w:rsid w:val="00496DCC"/>
    <w:rsid w:val="004A0C99"/>
    <w:rsid w:val="004A24B1"/>
    <w:rsid w:val="004A3C70"/>
    <w:rsid w:val="004A6684"/>
    <w:rsid w:val="004B12CB"/>
    <w:rsid w:val="004B1CE3"/>
    <w:rsid w:val="004B6424"/>
    <w:rsid w:val="004B7737"/>
    <w:rsid w:val="004C0DC0"/>
    <w:rsid w:val="004C12B3"/>
    <w:rsid w:val="004C1DFB"/>
    <w:rsid w:val="004C243F"/>
    <w:rsid w:val="004C2456"/>
    <w:rsid w:val="004C5566"/>
    <w:rsid w:val="004D0D7A"/>
    <w:rsid w:val="004D34A7"/>
    <w:rsid w:val="004D6D54"/>
    <w:rsid w:val="004D74AD"/>
    <w:rsid w:val="004E27BA"/>
    <w:rsid w:val="004E7C84"/>
    <w:rsid w:val="004F0B89"/>
    <w:rsid w:val="004F0BDA"/>
    <w:rsid w:val="004F2539"/>
    <w:rsid w:val="004F2951"/>
    <w:rsid w:val="004F5125"/>
    <w:rsid w:val="004F6536"/>
    <w:rsid w:val="00500F59"/>
    <w:rsid w:val="00501BAE"/>
    <w:rsid w:val="00502879"/>
    <w:rsid w:val="00503022"/>
    <w:rsid w:val="005039CE"/>
    <w:rsid w:val="00504D34"/>
    <w:rsid w:val="00505A58"/>
    <w:rsid w:val="00505E6F"/>
    <w:rsid w:val="00506955"/>
    <w:rsid w:val="005075A5"/>
    <w:rsid w:val="00510192"/>
    <w:rsid w:val="005129DB"/>
    <w:rsid w:val="00512E84"/>
    <w:rsid w:val="00514F4A"/>
    <w:rsid w:val="00522F62"/>
    <w:rsid w:val="0052680C"/>
    <w:rsid w:val="005306B2"/>
    <w:rsid w:val="00536E09"/>
    <w:rsid w:val="005371DF"/>
    <w:rsid w:val="00540035"/>
    <w:rsid w:val="0054349B"/>
    <w:rsid w:val="00545789"/>
    <w:rsid w:val="005476DD"/>
    <w:rsid w:val="00550D94"/>
    <w:rsid w:val="005514A5"/>
    <w:rsid w:val="0055407E"/>
    <w:rsid w:val="00554587"/>
    <w:rsid w:val="00556714"/>
    <w:rsid w:val="005569B9"/>
    <w:rsid w:val="005608B0"/>
    <w:rsid w:val="00562046"/>
    <w:rsid w:val="005648CF"/>
    <w:rsid w:val="00566FB1"/>
    <w:rsid w:val="0056755E"/>
    <w:rsid w:val="00571B06"/>
    <w:rsid w:val="0057304A"/>
    <w:rsid w:val="00573CA7"/>
    <w:rsid w:val="005758DF"/>
    <w:rsid w:val="00581B1F"/>
    <w:rsid w:val="005860B2"/>
    <w:rsid w:val="00587014"/>
    <w:rsid w:val="005900C6"/>
    <w:rsid w:val="00590D10"/>
    <w:rsid w:val="005939BD"/>
    <w:rsid w:val="00593A29"/>
    <w:rsid w:val="00593F6D"/>
    <w:rsid w:val="00594E95"/>
    <w:rsid w:val="005957F8"/>
    <w:rsid w:val="005A0911"/>
    <w:rsid w:val="005A3447"/>
    <w:rsid w:val="005B0006"/>
    <w:rsid w:val="005B1829"/>
    <w:rsid w:val="005B2C6C"/>
    <w:rsid w:val="005B3B6A"/>
    <w:rsid w:val="005B40A9"/>
    <w:rsid w:val="005B42F4"/>
    <w:rsid w:val="005B5DAB"/>
    <w:rsid w:val="005C006F"/>
    <w:rsid w:val="005C4EC0"/>
    <w:rsid w:val="005C59B3"/>
    <w:rsid w:val="005C6B92"/>
    <w:rsid w:val="005D1942"/>
    <w:rsid w:val="005D6D1C"/>
    <w:rsid w:val="005E2652"/>
    <w:rsid w:val="005E2AF9"/>
    <w:rsid w:val="005E362B"/>
    <w:rsid w:val="005E3A69"/>
    <w:rsid w:val="005E7E85"/>
    <w:rsid w:val="005F023E"/>
    <w:rsid w:val="005F0916"/>
    <w:rsid w:val="005F20C7"/>
    <w:rsid w:val="00601163"/>
    <w:rsid w:val="006026EE"/>
    <w:rsid w:val="0060317C"/>
    <w:rsid w:val="00606426"/>
    <w:rsid w:val="0061202C"/>
    <w:rsid w:val="006143D0"/>
    <w:rsid w:val="006166A9"/>
    <w:rsid w:val="00617544"/>
    <w:rsid w:val="0062065A"/>
    <w:rsid w:val="006208C6"/>
    <w:rsid w:val="00623283"/>
    <w:rsid w:val="0062524A"/>
    <w:rsid w:val="00625CB4"/>
    <w:rsid w:val="00625EC7"/>
    <w:rsid w:val="00626DBD"/>
    <w:rsid w:val="0063286D"/>
    <w:rsid w:val="00640810"/>
    <w:rsid w:val="00645A76"/>
    <w:rsid w:val="00652C68"/>
    <w:rsid w:val="006619D2"/>
    <w:rsid w:val="00667F26"/>
    <w:rsid w:val="006740FD"/>
    <w:rsid w:val="00685BE1"/>
    <w:rsid w:val="00687060"/>
    <w:rsid w:val="00697A67"/>
    <w:rsid w:val="006A1E08"/>
    <w:rsid w:val="006A2974"/>
    <w:rsid w:val="006A3A29"/>
    <w:rsid w:val="006A3E62"/>
    <w:rsid w:val="006B66F5"/>
    <w:rsid w:val="006B70F4"/>
    <w:rsid w:val="006C3744"/>
    <w:rsid w:val="006C4F05"/>
    <w:rsid w:val="006D00F1"/>
    <w:rsid w:val="006D32AB"/>
    <w:rsid w:val="006D418C"/>
    <w:rsid w:val="006D427C"/>
    <w:rsid w:val="006D4B2F"/>
    <w:rsid w:val="006D53B4"/>
    <w:rsid w:val="006D72FD"/>
    <w:rsid w:val="006E1CF7"/>
    <w:rsid w:val="006F185C"/>
    <w:rsid w:val="006F2406"/>
    <w:rsid w:val="006F41F1"/>
    <w:rsid w:val="006F6483"/>
    <w:rsid w:val="007020DC"/>
    <w:rsid w:val="00703F67"/>
    <w:rsid w:val="00712890"/>
    <w:rsid w:val="00713495"/>
    <w:rsid w:val="007141FD"/>
    <w:rsid w:val="007145EA"/>
    <w:rsid w:val="007157ED"/>
    <w:rsid w:val="00723580"/>
    <w:rsid w:val="00724304"/>
    <w:rsid w:val="00741E47"/>
    <w:rsid w:val="00742BA6"/>
    <w:rsid w:val="00746C9E"/>
    <w:rsid w:val="00756DCF"/>
    <w:rsid w:val="007604C1"/>
    <w:rsid w:val="00773794"/>
    <w:rsid w:val="00774056"/>
    <w:rsid w:val="00774652"/>
    <w:rsid w:val="007748D8"/>
    <w:rsid w:val="0077645D"/>
    <w:rsid w:val="00781AC8"/>
    <w:rsid w:val="007824B6"/>
    <w:rsid w:val="007828C9"/>
    <w:rsid w:val="007832D0"/>
    <w:rsid w:val="0078414B"/>
    <w:rsid w:val="0078426D"/>
    <w:rsid w:val="007845A6"/>
    <w:rsid w:val="00785073"/>
    <w:rsid w:val="007855F2"/>
    <w:rsid w:val="007863FA"/>
    <w:rsid w:val="007864D2"/>
    <w:rsid w:val="00791F7B"/>
    <w:rsid w:val="007933DB"/>
    <w:rsid w:val="00793D56"/>
    <w:rsid w:val="0079687B"/>
    <w:rsid w:val="007A73D5"/>
    <w:rsid w:val="007B1A25"/>
    <w:rsid w:val="007B45A8"/>
    <w:rsid w:val="007C618D"/>
    <w:rsid w:val="007C64AF"/>
    <w:rsid w:val="007D2EEA"/>
    <w:rsid w:val="007D32E7"/>
    <w:rsid w:val="007D4095"/>
    <w:rsid w:val="007D4B1A"/>
    <w:rsid w:val="007D5398"/>
    <w:rsid w:val="007D5C83"/>
    <w:rsid w:val="007D6222"/>
    <w:rsid w:val="007D69AD"/>
    <w:rsid w:val="007D722B"/>
    <w:rsid w:val="007E01B4"/>
    <w:rsid w:val="007E588F"/>
    <w:rsid w:val="007E6468"/>
    <w:rsid w:val="007E74C5"/>
    <w:rsid w:val="007F4C5C"/>
    <w:rsid w:val="007F504A"/>
    <w:rsid w:val="0080085A"/>
    <w:rsid w:val="00801CF8"/>
    <w:rsid w:val="00803652"/>
    <w:rsid w:val="00803EAF"/>
    <w:rsid w:val="00803F89"/>
    <w:rsid w:val="0080493E"/>
    <w:rsid w:val="00807B75"/>
    <w:rsid w:val="0081376C"/>
    <w:rsid w:val="00813E7B"/>
    <w:rsid w:val="00814127"/>
    <w:rsid w:val="0081486D"/>
    <w:rsid w:val="0082176D"/>
    <w:rsid w:val="00826796"/>
    <w:rsid w:val="00826BF4"/>
    <w:rsid w:val="00827CF2"/>
    <w:rsid w:val="00831853"/>
    <w:rsid w:val="008324F4"/>
    <w:rsid w:val="00832D5A"/>
    <w:rsid w:val="008348AF"/>
    <w:rsid w:val="00835310"/>
    <w:rsid w:val="008418D0"/>
    <w:rsid w:val="00844610"/>
    <w:rsid w:val="00844FE6"/>
    <w:rsid w:val="00845029"/>
    <w:rsid w:val="008454CC"/>
    <w:rsid w:val="00846CEF"/>
    <w:rsid w:val="00847643"/>
    <w:rsid w:val="00855A10"/>
    <w:rsid w:val="00860AFA"/>
    <w:rsid w:val="008611FA"/>
    <w:rsid w:val="00862361"/>
    <w:rsid w:val="00862D25"/>
    <w:rsid w:val="00863F28"/>
    <w:rsid w:val="0086412A"/>
    <w:rsid w:val="00864892"/>
    <w:rsid w:val="00865207"/>
    <w:rsid w:val="0087050A"/>
    <w:rsid w:val="008732CD"/>
    <w:rsid w:val="00873445"/>
    <w:rsid w:val="00875039"/>
    <w:rsid w:val="00875B4E"/>
    <w:rsid w:val="00881B1A"/>
    <w:rsid w:val="008838A6"/>
    <w:rsid w:val="0088414F"/>
    <w:rsid w:val="008867AB"/>
    <w:rsid w:val="0088687E"/>
    <w:rsid w:val="00887512"/>
    <w:rsid w:val="00887D76"/>
    <w:rsid w:val="00887FDD"/>
    <w:rsid w:val="008913CA"/>
    <w:rsid w:val="00891DAA"/>
    <w:rsid w:val="00891DC1"/>
    <w:rsid w:val="00895CFC"/>
    <w:rsid w:val="0089709A"/>
    <w:rsid w:val="008971DD"/>
    <w:rsid w:val="008A19C5"/>
    <w:rsid w:val="008A3EBD"/>
    <w:rsid w:val="008B57F5"/>
    <w:rsid w:val="008B5DE9"/>
    <w:rsid w:val="008C4BAC"/>
    <w:rsid w:val="008D1E42"/>
    <w:rsid w:val="008D29B4"/>
    <w:rsid w:val="008D6B55"/>
    <w:rsid w:val="008E0139"/>
    <w:rsid w:val="008E1479"/>
    <w:rsid w:val="008E36E3"/>
    <w:rsid w:val="008E36F6"/>
    <w:rsid w:val="008E7481"/>
    <w:rsid w:val="008F1133"/>
    <w:rsid w:val="008F4465"/>
    <w:rsid w:val="008F63B7"/>
    <w:rsid w:val="00900933"/>
    <w:rsid w:val="00902C97"/>
    <w:rsid w:val="00903EDF"/>
    <w:rsid w:val="0090685A"/>
    <w:rsid w:val="00911377"/>
    <w:rsid w:val="00914A13"/>
    <w:rsid w:val="00914B27"/>
    <w:rsid w:val="009169E4"/>
    <w:rsid w:val="00925496"/>
    <w:rsid w:val="0093352A"/>
    <w:rsid w:val="0093519D"/>
    <w:rsid w:val="009409B6"/>
    <w:rsid w:val="00943AA4"/>
    <w:rsid w:val="0094444B"/>
    <w:rsid w:val="0095050D"/>
    <w:rsid w:val="00950FA4"/>
    <w:rsid w:val="00951C04"/>
    <w:rsid w:val="009570C9"/>
    <w:rsid w:val="00957937"/>
    <w:rsid w:val="00957A16"/>
    <w:rsid w:val="009617EC"/>
    <w:rsid w:val="009652C6"/>
    <w:rsid w:val="00966956"/>
    <w:rsid w:val="00967254"/>
    <w:rsid w:val="009675F5"/>
    <w:rsid w:val="00971214"/>
    <w:rsid w:val="00971BCC"/>
    <w:rsid w:val="009748B3"/>
    <w:rsid w:val="009750DF"/>
    <w:rsid w:val="009766A7"/>
    <w:rsid w:val="00977EF8"/>
    <w:rsid w:val="00977FCE"/>
    <w:rsid w:val="009848C7"/>
    <w:rsid w:val="00987B3B"/>
    <w:rsid w:val="00990C3A"/>
    <w:rsid w:val="00993FFD"/>
    <w:rsid w:val="00995E67"/>
    <w:rsid w:val="009962E9"/>
    <w:rsid w:val="009A0F4A"/>
    <w:rsid w:val="009A454E"/>
    <w:rsid w:val="009B01CE"/>
    <w:rsid w:val="009B176D"/>
    <w:rsid w:val="009B2A9A"/>
    <w:rsid w:val="009B60AC"/>
    <w:rsid w:val="009C1E6F"/>
    <w:rsid w:val="009C2B06"/>
    <w:rsid w:val="009C5376"/>
    <w:rsid w:val="009F021B"/>
    <w:rsid w:val="009F160F"/>
    <w:rsid w:val="009F2471"/>
    <w:rsid w:val="009F26E2"/>
    <w:rsid w:val="009F3D7B"/>
    <w:rsid w:val="009F4D0D"/>
    <w:rsid w:val="009F5654"/>
    <w:rsid w:val="009F7CD4"/>
    <w:rsid w:val="009F7E3A"/>
    <w:rsid w:val="00A01660"/>
    <w:rsid w:val="00A036D7"/>
    <w:rsid w:val="00A056CA"/>
    <w:rsid w:val="00A117BA"/>
    <w:rsid w:val="00A14308"/>
    <w:rsid w:val="00A166C3"/>
    <w:rsid w:val="00A17966"/>
    <w:rsid w:val="00A24B3F"/>
    <w:rsid w:val="00A25A8C"/>
    <w:rsid w:val="00A32342"/>
    <w:rsid w:val="00A338C1"/>
    <w:rsid w:val="00A34C88"/>
    <w:rsid w:val="00A350DB"/>
    <w:rsid w:val="00A41B03"/>
    <w:rsid w:val="00A45376"/>
    <w:rsid w:val="00A45936"/>
    <w:rsid w:val="00A461BB"/>
    <w:rsid w:val="00A56E9A"/>
    <w:rsid w:val="00A62B98"/>
    <w:rsid w:val="00A661A9"/>
    <w:rsid w:val="00A67D78"/>
    <w:rsid w:val="00A7262F"/>
    <w:rsid w:val="00A731F2"/>
    <w:rsid w:val="00A74F04"/>
    <w:rsid w:val="00A77847"/>
    <w:rsid w:val="00A82C34"/>
    <w:rsid w:val="00A85141"/>
    <w:rsid w:val="00A870E1"/>
    <w:rsid w:val="00A9114F"/>
    <w:rsid w:val="00A92ABA"/>
    <w:rsid w:val="00A95921"/>
    <w:rsid w:val="00A96375"/>
    <w:rsid w:val="00AA111A"/>
    <w:rsid w:val="00AA2476"/>
    <w:rsid w:val="00AA2E2E"/>
    <w:rsid w:val="00AA75A6"/>
    <w:rsid w:val="00AB3943"/>
    <w:rsid w:val="00AB4BC8"/>
    <w:rsid w:val="00AC2CA0"/>
    <w:rsid w:val="00AC403F"/>
    <w:rsid w:val="00AC4C98"/>
    <w:rsid w:val="00AC52B9"/>
    <w:rsid w:val="00AC52E8"/>
    <w:rsid w:val="00AC5496"/>
    <w:rsid w:val="00AC7B1E"/>
    <w:rsid w:val="00AD072F"/>
    <w:rsid w:val="00AD15A3"/>
    <w:rsid w:val="00AD52FB"/>
    <w:rsid w:val="00AE148B"/>
    <w:rsid w:val="00AE35CA"/>
    <w:rsid w:val="00AF0B23"/>
    <w:rsid w:val="00B01757"/>
    <w:rsid w:val="00B04C1C"/>
    <w:rsid w:val="00B05079"/>
    <w:rsid w:val="00B0755F"/>
    <w:rsid w:val="00B11C1E"/>
    <w:rsid w:val="00B1253F"/>
    <w:rsid w:val="00B143AC"/>
    <w:rsid w:val="00B146D7"/>
    <w:rsid w:val="00B26F00"/>
    <w:rsid w:val="00B270DC"/>
    <w:rsid w:val="00B4241F"/>
    <w:rsid w:val="00B43A3E"/>
    <w:rsid w:val="00B444AA"/>
    <w:rsid w:val="00B44B4B"/>
    <w:rsid w:val="00B50F6E"/>
    <w:rsid w:val="00B63678"/>
    <w:rsid w:val="00B66464"/>
    <w:rsid w:val="00B804C1"/>
    <w:rsid w:val="00B80B15"/>
    <w:rsid w:val="00B80C3C"/>
    <w:rsid w:val="00B864EB"/>
    <w:rsid w:val="00B94156"/>
    <w:rsid w:val="00BA0829"/>
    <w:rsid w:val="00BA5326"/>
    <w:rsid w:val="00BA5517"/>
    <w:rsid w:val="00BB1967"/>
    <w:rsid w:val="00BB235E"/>
    <w:rsid w:val="00BB2672"/>
    <w:rsid w:val="00BB2A96"/>
    <w:rsid w:val="00BB49F7"/>
    <w:rsid w:val="00BB5E5C"/>
    <w:rsid w:val="00BB5F84"/>
    <w:rsid w:val="00BC087D"/>
    <w:rsid w:val="00BC0E52"/>
    <w:rsid w:val="00BC1062"/>
    <w:rsid w:val="00BC10E3"/>
    <w:rsid w:val="00BC4BD5"/>
    <w:rsid w:val="00BC60F5"/>
    <w:rsid w:val="00BC70F1"/>
    <w:rsid w:val="00BC7BBF"/>
    <w:rsid w:val="00BC7EF6"/>
    <w:rsid w:val="00BD16C5"/>
    <w:rsid w:val="00BD53BC"/>
    <w:rsid w:val="00BE3B50"/>
    <w:rsid w:val="00BE5141"/>
    <w:rsid w:val="00BE5B57"/>
    <w:rsid w:val="00BF0DEA"/>
    <w:rsid w:val="00BF1EFF"/>
    <w:rsid w:val="00BF4EB3"/>
    <w:rsid w:val="00BF71E7"/>
    <w:rsid w:val="00C028B8"/>
    <w:rsid w:val="00C0332B"/>
    <w:rsid w:val="00C03A0D"/>
    <w:rsid w:val="00C0444D"/>
    <w:rsid w:val="00C1169C"/>
    <w:rsid w:val="00C15736"/>
    <w:rsid w:val="00C16BC3"/>
    <w:rsid w:val="00C239FF"/>
    <w:rsid w:val="00C2666D"/>
    <w:rsid w:val="00C26C9C"/>
    <w:rsid w:val="00C27AE4"/>
    <w:rsid w:val="00C31D1E"/>
    <w:rsid w:val="00C31E36"/>
    <w:rsid w:val="00C33048"/>
    <w:rsid w:val="00C33BCB"/>
    <w:rsid w:val="00C40F15"/>
    <w:rsid w:val="00C43FB6"/>
    <w:rsid w:val="00C47626"/>
    <w:rsid w:val="00C478A7"/>
    <w:rsid w:val="00C52199"/>
    <w:rsid w:val="00C52597"/>
    <w:rsid w:val="00C52C0F"/>
    <w:rsid w:val="00C538C2"/>
    <w:rsid w:val="00C55AD1"/>
    <w:rsid w:val="00C572B5"/>
    <w:rsid w:val="00C60F62"/>
    <w:rsid w:val="00C63AED"/>
    <w:rsid w:val="00C64BCC"/>
    <w:rsid w:val="00C64C22"/>
    <w:rsid w:val="00C7431A"/>
    <w:rsid w:val="00C755B7"/>
    <w:rsid w:val="00C86855"/>
    <w:rsid w:val="00C86BF5"/>
    <w:rsid w:val="00C90879"/>
    <w:rsid w:val="00C92057"/>
    <w:rsid w:val="00C97777"/>
    <w:rsid w:val="00CA43EE"/>
    <w:rsid w:val="00CA4ADF"/>
    <w:rsid w:val="00CB0F61"/>
    <w:rsid w:val="00CB1334"/>
    <w:rsid w:val="00CB7070"/>
    <w:rsid w:val="00CC2D9D"/>
    <w:rsid w:val="00CC3A7F"/>
    <w:rsid w:val="00CC3DD4"/>
    <w:rsid w:val="00CC48D4"/>
    <w:rsid w:val="00CC4C72"/>
    <w:rsid w:val="00CC528B"/>
    <w:rsid w:val="00CC5F16"/>
    <w:rsid w:val="00CC5FB9"/>
    <w:rsid w:val="00CC6476"/>
    <w:rsid w:val="00CC7C21"/>
    <w:rsid w:val="00CE0626"/>
    <w:rsid w:val="00CE131B"/>
    <w:rsid w:val="00CE2A5D"/>
    <w:rsid w:val="00CE3268"/>
    <w:rsid w:val="00CE505E"/>
    <w:rsid w:val="00CE5EEA"/>
    <w:rsid w:val="00CF04DD"/>
    <w:rsid w:val="00CF1BD9"/>
    <w:rsid w:val="00CF3943"/>
    <w:rsid w:val="00CF3E1C"/>
    <w:rsid w:val="00CF3E26"/>
    <w:rsid w:val="00CF57FE"/>
    <w:rsid w:val="00CF7E7C"/>
    <w:rsid w:val="00D00126"/>
    <w:rsid w:val="00D05264"/>
    <w:rsid w:val="00D07DD8"/>
    <w:rsid w:val="00D11578"/>
    <w:rsid w:val="00D121F1"/>
    <w:rsid w:val="00D14D66"/>
    <w:rsid w:val="00D15601"/>
    <w:rsid w:val="00D20748"/>
    <w:rsid w:val="00D20A81"/>
    <w:rsid w:val="00D271AD"/>
    <w:rsid w:val="00D2760A"/>
    <w:rsid w:val="00D32825"/>
    <w:rsid w:val="00D37009"/>
    <w:rsid w:val="00D405D8"/>
    <w:rsid w:val="00D42478"/>
    <w:rsid w:val="00D4289D"/>
    <w:rsid w:val="00D42A2A"/>
    <w:rsid w:val="00D43C5C"/>
    <w:rsid w:val="00D43C6C"/>
    <w:rsid w:val="00D44A75"/>
    <w:rsid w:val="00D45EDA"/>
    <w:rsid w:val="00D47198"/>
    <w:rsid w:val="00D50C62"/>
    <w:rsid w:val="00D50D97"/>
    <w:rsid w:val="00D553E4"/>
    <w:rsid w:val="00D61391"/>
    <w:rsid w:val="00D630B8"/>
    <w:rsid w:val="00D65E2F"/>
    <w:rsid w:val="00D7002F"/>
    <w:rsid w:val="00D74564"/>
    <w:rsid w:val="00D81EF3"/>
    <w:rsid w:val="00D82739"/>
    <w:rsid w:val="00D940D6"/>
    <w:rsid w:val="00D94CE7"/>
    <w:rsid w:val="00D95AD2"/>
    <w:rsid w:val="00D96F17"/>
    <w:rsid w:val="00D976DD"/>
    <w:rsid w:val="00DA01C0"/>
    <w:rsid w:val="00DA11BC"/>
    <w:rsid w:val="00DA244B"/>
    <w:rsid w:val="00DA3565"/>
    <w:rsid w:val="00DA6476"/>
    <w:rsid w:val="00DA67C3"/>
    <w:rsid w:val="00DA6862"/>
    <w:rsid w:val="00DB035D"/>
    <w:rsid w:val="00DB305F"/>
    <w:rsid w:val="00DB321C"/>
    <w:rsid w:val="00DB3DE7"/>
    <w:rsid w:val="00DC17CD"/>
    <w:rsid w:val="00DC281E"/>
    <w:rsid w:val="00DD0ACA"/>
    <w:rsid w:val="00DD1DCC"/>
    <w:rsid w:val="00DD2001"/>
    <w:rsid w:val="00DD56D1"/>
    <w:rsid w:val="00DD5EB7"/>
    <w:rsid w:val="00DE3497"/>
    <w:rsid w:val="00DE3861"/>
    <w:rsid w:val="00DE5034"/>
    <w:rsid w:val="00DE57CD"/>
    <w:rsid w:val="00DE74DF"/>
    <w:rsid w:val="00DE7533"/>
    <w:rsid w:val="00DF06F6"/>
    <w:rsid w:val="00DF09DE"/>
    <w:rsid w:val="00DF0A10"/>
    <w:rsid w:val="00DF1172"/>
    <w:rsid w:val="00DF50D7"/>
    <w:rsid w:val="00DF5D31"/>
    <w:rsid w:val="00E00010"/>
    <w:rsid w:val="00E00B5E"/>
    <w:rsid w:val="00E00CD1"/>
    <w:rsid w:val="00E06929"/>
    <w:rsid w:val="00E06B49"/>
    <w:rsid w:val="00E12401"/>
    <w:rsid w:val="00E12A7F"/>
    <w:rsid w:val="00E16BA0"/>
    <w:rsid w:val="00E200D8"/>
    <w:rsid w:val="00E22D44"/>
    <w:rsid w:val="00E25832"/>
    <w:rsid w:val="00E3000D"/>
    <w:rsid w:val="00E31B16"/>
    <w:rsid w:val="00E35193"/>
    <w:rsid w:val="00E3707B"/>
    <w:rsid w:val="00E41482"/>
    <w:rsid w:val="00E41C69"/>
    <w:rsid w:val="00E455BE"/>
    <w:rsid w:val="00E4672D"/>
    <w:rsid w:val="00E50C66"/>
    <w:rsid w:val="00E50CE5"/>
    <w:rsid w:val="00E52EAC"/>
    <w:rsid w:val="00E5667F"/>
    <w:rsid w:val="00E62CED"/>
    <w:rsid w:val="00E67081"/>
    <w:rsid w:val="00E670ED"/>
    <w:rsid w:val="00E677F4"/>
    <w:rsid w:val="00E72195"/>
    <w:rsid w:val="00E7296C"/>
    <w:rsid w:val="00E800D9"/>
    <w:rsid w:val="00E81414"/>
    <w:rsid w:val="00E81776"/>
    <w:rsid w:val="00E8199A"/>
    <w:rsid w:val="00E82EEB"/>
    <w:rsid w:val="00E87E59"/>
    <w:rsid w:val="00E90D0D"/>
    <w:rsid w:val="00E94109"/>
    <w:rsid w:val="00E95C42"/>
    <w:rsid w:val="00E972D8"/>
    <w:rsid w:val="00EA2FD5"/>
    <w:rsid w:val="00EA4C8C"/>
    <w:rsid w:val="00EA593D"/>
    <w:rsid w:val="00EB24B8"/>
    <w:rsid w:val="00EB3DEC"/>
    <w:rsid w:val="00EB71C8"/>
    <w:rsid w:val="00EB7664"/>
    <w:rsid w:val="00EC00FE"/>
    <w:rsid w:val="00EC1FDA"/>
    <w:rsid w:val="00EC2E5D"/>
    <w:rsid w:val="00EC6804"/>
    <w:rsid w:val="00EC6A64"/>
    <w:rsid w:val="00ED0E0D"/>
    <w:rsid w:val="00ED2878"/>
    <w:rsid w:val="00ED322B"/>
    <w:rsid w:val="00EE20E9"/>
    <w:rsid w:val="00EE2B1F"/>
    <w:rsid w:val="00EE34DD"/>
    <w:rsid w:val="00EE3FA8"/>
    <w:rsid w:val="00EE4347"/>
    <w:rsid w:val="00EE6BBC"/>
    <w:rsid w:val="00EE77AB"/>
    <w:rsid w:val="00EF618D"/>
    <w:rsid w:val="00EF65DC"/>
    <w:rsid w:val="00EF72BE"/>
    <w:rsid w:val="00EF73B6"/>
    <w:rsid w:val="00F03B1A"/>
    <w:rsid w:val="00F03FF1"/>
    <w:rsid w:val="00F04185"/>
    <w:rsid w:val="00F04190"/>
    <w:rsid w:val="00F054D5"/>
    <w:rsid w:val="00F111B5"/>
    <w:rsid w:val="00F14215"/>
    <w:rsid w:val="00F1595D"/>
    <w:rsid w:val="00F20889"/>
    <w:rsid w:val="00F21191"/>
    <w:rsid w:val="00F23221"/>
    <w:rsid w:val="00F30B7A"/>
    <w:rsid w:val="00F31C84"/>
    <w:rsid w:val="00F35A00"/>
    <w:rsid w:val="00F409AB"/>
    <w:rsid w:val="00F41406"/>
    <w:rsid w:val="00F425B3"/>
    <w:rsid w:val="00F426D3"/>
    <w:rsid w:val="00F44DA5"/>
    <w:rsid w:val="00F45AF6"/>
    <w:rsid w:val="00F460CD"/>
    <w:rsid w:val="00F51B45"/>
    <w:rsid w:val="00F51C86"/>
    <w:rsid w:val="00F52135"/>
    <w:rsid w:val="00F528B0"/>
    <w:rsid w:val="00F54C55"/>
    <w:rsid w:val="00F54F4C"/>
    <w:rsid w:val="00F56444"/>
    <w:rsid w:val="00F61739"/>
    <w:rsid w:val="00F62557"/>
    <w:rsid w:val="00F62D99"/>
    <w:rsid w:val="00F63279"/>
    <w:rsid w:val="00F65E9A"/>
    <w:rsid w:val="00F67328"/>
    <w:rsid w:val="00F7312A"/>
    <w:rsid w:val="00F7508F"/>
    <w:rsid w:val="00F75526"/>
    <w:rsid w:val="00F76879"/>
    <w:rsid w:val="00F774EB"/>
    <w:rsid w:val="00F77897"/>
    <w:rsid w:val="00F81095"/>
    <w:rsid w:val="00F866C2"/>
    <w:rsid w:val="00F90E43"/>
    <w:rsid w:val="00F9697D"/>
    <w:rsid w:val="00FB00A1"/>
    <w:rsid w:val="00FB0C80"/>
    <w:rsid w:val="00FB17B6"/>
    <w:rsid w:val="00FB2EB0"/>
    <w:rsid w:val="00FB60A4"/>
    <w:rsid w:val="00FC383B"/>
    <w:rsid w:val="00FC6DBB"/>
    <w:rsid w:val="00FC6FCE"/>
    <w:rsid w:val="00FC7B08"/>
    <w:rsid w:val="00FD007A"/>
    <w:rsid w:val="00FD0CCD"/>
    <w:rsid w:val="00FD4759"/>
    <w:rsid w:val="00FD7EA3"/>
    <w:rsid w:val="00FE29E5"/>
    <w:rsid w:val="00FE3365"/>
    <w:rsid w:val="00FE4505"/>
    <w:rsid w:val="00FE4F78"/>
    <w:rsid w:val="00FE54DA"/>
    <w:rsid w:val="00FE5AAF"/>
    <w:rsid w:val="00FE677C"/>
    <w:rsid w:val="00FF1F93"/>
    <w:rsid w:val="00FF4214"/>
    <w:rsid w:val="00FF5D2F"/>
    <w:rsid w:val="00FF62F2"/>
    <w:rsid w:val="00FF680E"/>
    <w:rsid w:val="00FF69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13A73"/>
  <w15:chartTrackingRefBased/>
  <w15:docId w15:val="{1A38D412-911B-7E43-926E-D522BF895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DAA"/>
  </w:style>
  <w:style w:type="paragraph" w:styleId="Heading1">
    <w:name w:val="heading 1"/>
    <w:basedOn w:val="Normal"/>
    <w:next w:val="Normal"/>
    <w:link w:val="Heading1Char"/>
    <w:uiPriority w:val="9"/>
    <w:qFormat/>
    <w:rsid w:val="00210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6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6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6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6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64B"/>
    <w:rPr>
      <w:rFonts w:eastAsiaTheme="majorEastAsia" w:cstheme="majorBidi"/>
      <w:color w:val="272727" w:themeColor="text1" w:themeTint="D8"/>
    </w:rPr>
  </w:style>
  <w:style w:type="paragraph" w:styleId="Title">
    <w:name w:val="Title"/>
    <w:basedOn w:val="Normal"/>
    <w:next w:val="Normal"/>
    <w:link w:val="TitleChar"/>
    <w:uiPriority w:val="10"/>
    <w:qFormat/>
    <w:rsid w:val="002106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6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6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064B"/>
    <w:rPr>
      <w:i/>
      <w:iCs/>
      <w:color w:val="404040" w:themeColor="text1" w:themeTint="BF"/>
    </w:rPr>
  </w:style>
  <w:style w:type="paragraph" w:styleId="ListParagraph">
    <w:name w:val="List Paragraph"/>
    <w:basedOn w:val="Normal"/>
    <w:uiPriority w:val="34"/>
    <w:qFormat/>
    <w:rsid w:val="0021064B"/>
    <w:pPr>
      <w:ind w:left="720"/>
      <w:contextualSpacing/>
    </w:pPr>
  </w:style>
  <w:style w:type="character" w:styleId="IntenseEmphasis">
    <w:name w:val="Intense Emphasis"/>
    <w:basedOn w:val="DefaultParagraphFont"/>
    <w:uiPriority w:val="21"/>
    <w:qFormat/>
    <w:rsid w:val="0021064B"/>
    <w:rPr>
      <w:i/>
      <w:iCs/>
      <w:color w:val="0F4761" w:themeColor="accent1" w:themeShade="BF"/>
    </w:rPr>
  </w:style>
  <w:style w:type="paragraph" w:styleId="IntenseQuote">
    <w:name w:val="Intense Quote"/>
    <w:basedOn w:val="Normal"/>
    <w:next w:val="Normal"/>
    <w:link w:val="IntenseQuoteChar"/>
    <w:uiPriority w:val="30"/>
    <w:qFormat/>
    <w:rsid w:val="00210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64B"/>
    <w:rPr>
      <w:i/>
      <w:iCs/>
      <w:color w:val="0F4761" w:themeColor="accent1" w:themeShade="BF"/>
    </w:rPr>
  </w:style>
  <w:style w:type="character" w:styleId="IntenseReference">
    <w:name w:val="Intense Reference"/>
    <w:basedOn w:val="DefaultParagraphFont"/>
    <w:uiPriority w:val="32"/>
    <w:qFormat/>
    <w:rsid w:val="0021064B"/>
    <w:rPr>
      <w:b/>
      <w:bCs/>
      <w:smallCaps/>
      <w:color w:val="0F4761" w:themeColor="accent1" w:themeShade="BF"/>
      <w:spacing w:val="5"/>
    </w:rPr>
  </w:style>
  <w:style w:type="paragraph" w:styleId="Caption">
    <w:name w:val="caption"/>
    <w:basedOn w:val="Normal"/>
    <w:next w:val="Normal"/>
    <w:uiPriority w:val="35"/>
    <w:unhideWhenUsed/>
    <w:qFormat/>
    <w:rsid w:val="00D11578"/>
    <w:pPr>
      <w:spacing w:after="200"/>
    </w:pPr>
    <w:rPr>
      <w:i/>
      <w:iCs/>
      <w:color w:val="0E2841" w:themeColor="text2"/>
      <w:sz w:val="18"/>
      <w:szCs w:val="18"/>
    </w:rPr>
  </w:style>
  <w:style w:type="table" w:styleId="TableGrid">
    <w:name w:val="Table Grid"/>
    <w:basedOn w:val="TableNormal"/>
    <w:uiPriority w:val="39"/>
    <w:rsid w:val="00FC6F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4448C"/>
    <w:pPr>
      <w:spacing w:line="480" w:lineRule="auto"/>
      <w:ind w:left="720" w:hanging="720"/>
    </w:pPr>
  </w:style>
  <w:style w:type="paragraph" w:styleId="Revision">
    <w:name w:val="Revision"/>
    <w:hidden/>
    <w:uiPriority w:val="99"/>
    <w:semiHidden/>
    <w:rsid w:val="0005679D"/>
  </w:style>
  <w:style w:type="character" w:styleId="CommentReference">
    <w:name w:val="annotation reference"/>
    <w:basedOn w:val="DefaultParagraphFont"/>
    <w:uiPriority w:val="99"/>
    <w:semiHidden/>
    <w:unhideWhenUsed/>
    <w:rsid w:val="0028489A"/>
    <w:rPr>
      <w:sz w:val="16"/>
      <w:szCs w:val="16"/>
    </w:rPr>
  </w:style>
  <w:style w:type="paragraph" w:styleId="CommentText">
    <w:name w:val="annotation text"/>
    <w:basedOn w:val="Normal"/>
    <w:link w:val="CommentTextChar"/>
    <w:uiPriority w:val="99"/>
    <w:semiHidden/>
    <w:unhideWhenUsed/>
    <w:rsid w:val="0028489A"/>
    <w:rPr>
      <w:sz w:val="20"/>
      <w:szCs w:val="20"/>
    </w:rPr>
  </w:style>
  <w:style w:type="character" w:customStyle="1" w:styleId="CommentTextChar">
    <w:name w:val="Comment Text Char"/>
    <w:basedOn w:val="DefaultParagraphFont"/>
    <w:link w:val="CommentText"/>
    <w:uiPriority w:val="99"/>
    <w:semiHidden/>
    <w:rsid w:val="0028489A"/>
    <w:rPr>
      <w:sz w:val="20"/>
      <w:szCs w:val="20"/>
    </w:rPr>
  </w:style>
  <w:style w:type="paragraph" w:styleId="CommentSubject">
    <w:name w:val="annotation subject"/>
    <w:basedOn w:val="CommentText"/>
    <w:next w:val="CommentText"/>
    <w:link w:val="CommentSubjectChar"/>
    <w:uiPriority w:val="99"/>
    <w:semiHidden/>
    <w:unhideWhenUsed/>
    <w:rsid w:val="0028489A"/>
    <w:rPr>
      <w:b/>
      <w:bCs/>
    </w:rPr>
  </w:style>
  <w:style w:type="character" w:customStyle="1" w:styleId="CommentSubjectChar">
    <w:name w:val="Comment Subject Char"/>
    <w:basedOn w:val="CommentTextChar"/>
    <w:link w:val="CommentSubject"/>
    <w:uiPriority w:val="99"/>
    <w:semiHidden/>
    <w:rsid w:val="0028489A"/>
    <w:rPr>
      <w:b/>
      <w:bCs/>
      <w:sz w:val="20"/>
      <w:szCs w:val="20"/>
    </w:rPr>
  </w:style>
  <w:style w:type="character" w:styleId="Hyperlink">
    <w:name w:val="Hyperlink"/>
    <w:basedOn w:val="DefaultParagraphFont"/>
    <w:uiPriority w:val="99"/>
    <w:unhideWhenUsed/>
    <w:rsid w:val="00EA2FD5"/>
    <w:rPr>
      <w:color w:val="467886" w:themeColor="hyperlink"/>
      <w:u w:val="single"/>
    </w:rPr>
  </w:style>
  <w:style w:type="character" w:styleId="UnresolvedMention">
    <w:name w:val="Unresolved Mention"/>
    <w:basedOn w:val="DefaultParagraphFont"/>
    <w:uiPriority w:val="99"/>
    <w:semiHidden/>
    <w:unhideWhenUsed/>
    <w:rsid w:val="00EA2FD5"/>
    <w:rPr>
      <w:color w:val="605E5C"/>
      <w:shd w:val="clear" w:color="auto" w:fill="E1DFDD"/>
    </w:rPr>
  </w:style>
  <w:style w:type="paragraph" w:styleId="FootnoteText">
    <w:name w:val="footnote text"/>
    <w:basedOn w:val="Normal"/>
    <w:link w:val="FootnoteTextChar"/>
    <w:uiPriority w:val="99"/>
    <w:semiHidden/>
    <w:unhideWhenUsed/>
    <w:rsid w:val="00C028B8"/>
    <w:rPr>
      <w:sz w:val="20"/>
      <w:szCs w:val="20"/>
    </w:rPr>
  </w:style>
  <w:style w:type="character" w:customStyle="1" w:styleId="FootnoteTextChar">
    <w:name w:val="Footnote Text Char"/>
    <w:basedOn w:val="DefaultParagraphFont"/>
    <w:link w:val="FootnoteText"/>
    <w:uiPriority w:val="99"/>
    <w:semiHidden/>
    <w:rsid w:val="00C028B8"/>
    <w:rPr>
      <w:sz w:val="20"/>
      <w:szCs w:val="20"/>
    </w:rPr>
  </w:style>
  <w:style w:type="character" w:styleId="FootnoteReference">
    <w:name w:val="footnote reference"/>
    <w:basedOn w:val="DefaultParagraphFont"/>
    <w:uiPriority w:val="99"/>
    <w:semiHidden/>
    <w:unhideWhenUsed/>
    <w:rsid w:val="00C028B8"/>
    <w:rPr>
      <w:vertAlign w:val="superscript"/>
    </w:rPr>
  </w:style>
  <w:style w:type="character" w:styleId="FollowedHyperlink">
    <w:name w:val="FollowedHyperlink"/>
    <w:basedOn w:val="DefaultParagraphFont"/>
    <w:uiPriority w:val="99"/>
    <w:semiHidden/>
    <w:unhideWhenUsed/>
    <w:rsid w:val="00AD52FB"/>
    <w:rPr>
      <w:color w:val="96607D" w:themeColor="followedHyperlink"/>
      <w:u w:val="single"/>
    </w:rPr>
  </w:style>
  <w:style w:type="character" w:styleId="EndnoteReference">
    <w:name w:val="endnote reference"/>
    <w:basedOn w:val="DefaultParagraphFont"/>
    <w:uiPriority w:val="99"/>
    <w:semiHidden/>
    <w:unhideWhenUsed/>
    <w:rsid w:val="000938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80897">
      <w:bodyDiv w:val="1"/>
      <w:marLeft w:val="0"/>
      <w:marRight w:val="0"/>
      <w:marTop w:val="0"/>
      <w:marBottom w:val="0"/>
      <w:divBdr>
        <w:top w:val="none" w:sz="0" w:space="0" w:color="auto"/>
        <w:left w:val="none" w:sz="0" w:space="0" w:color="auto"/>
        <w:bottom w:val="none" w:sz="0" w:space="0" w:color="auto"/>
        <w:right w:val="none" w:sz="0" w:space="0" w:color="auto"/>
      </w:divBdr>
    </w:div>
    <w:div w:id="418986945">
      <w:bodyDiv w:val="1"/>
      <w:marLeft w:val="0"/>
      <w:marRight w:val="0"/>
      <w:marTop w:val="0"/>
      <w:marBottom w:val="0"/>
      <w:divBdr>
        <w:top w:val="none" w:sz="0" w:space="0" w:color="auto"/>
        <w:left w:val="none" w:sz="0" w:space="0" w:color="auto"/>
        <w:bottom w:val="none" w:sz="0" w:space="0" w:color="auto"/>
        <w:right w:val="none" w:sz="0" w:space="0" w:color="auto"/>
      </w:divBdr>
    </w:div>
    <w:div w:id="794327143">
      <w:bodyDiv w:val="1"/>
      <w:marLeft w:val="0"/>
      <w:marRight w:val="0"/>
      <w:marTop w:val="0"/>
      <w:marBottom w:val="0"/>
      <w:divBdr>
        <w:top w:val="none" w:sz="0" w:space="0" w:color="auto"/>
        <w:left w:val="none" w:sz="0" w:space="0" w:color="auto"/>
        <w:bottom w:val="none" w:sz="0" w:space="0" w:color="auto"/>
        <w:right w:val="none" w:sz="0" w:space="0" w:color="auto"/>
      </w:divBdr>
    </w:div>
    <w:div w:id="795370243">
      <w:bodyDiv w:val="1"/>
      <w:marLeft w:val="0"/>
      <w:marRight w:val="0"/>
      <w:marTop w:val="0"/>
      <w:marBottom w:val="0"/>
      <w:divBdr>
        <w:top w:val="none" w:sz="0" w:space="0" w:color="auto"/>
        <w:left w:val="none" w:sz="0" w:space="0" w:color="auto"/>
        <w:bottom w:val="none" w:sz="0" w:space="0" w:color="auto"/>
        <w:right w:val="none" w:sz="0" w:space="0" w:color="auto"/>
      </w:divBdr>
      <w:divsChild>
        <w:div w:id="971862278">
          <w:marLeft w:val="360"/>
          <w:marRight w:val="0"/>
          <w:marTop w:val="200"/>
          <w:marBottom w:val="0"/>
          <w:divBdr>
            <w:top w:val="none" w:sz="0" w:space="0" w:color="auto"/>
            <w:left w:val="none" w:sz="0" w:space="0" w:color="auto"/>
            <w:bottom w:val="none" w:sz="0" w:space="0" w:color="auto"/>
            <w:right w:val="none" w:sz="0" w:space="0" w:color="auto"/>
          </w:divBdr>
        </w:div>
      </w:divsChild>
    </w:div>
    <w:div w:id="1116677675">
      <w:bodyDiv w:val="1"/>
      <w:marLeft w:val="0"/>
      <w:marRight w:val="0"/>
      <w:marTop w:val="0"/>
      <w:marBottom w:val="0"/>
      <w:divBdr>
        <w:top w:val="none" w:sz="0" w:space="0" w:color="auto"/>
        <w:left w:val="none" w:sz="0" w:space="0" w:color="auto"/>
        <w:bottom w:val="none" w:sz="0" w:space="0" w:color="auto"/>
        <w:right w:val="none" w:sz="0" w:space="0" w:color="auto"/>
      </w:divBdr>
    </w:div>
    <w:div w:id="1735271059">
      <w:bodyDiv w:val="1"/>
      <w:marLeft w:val="0"/>
      <w:marRight w:val="0"/>
      <w:marTop w:val="0"/>
      <w:marBottom w:val="0"/>
      <w:divBdr>
        <w:top w:val="none" w:sz="0" w:space="0" w:color="auto"/>
        <w:left w:val="none" w:sz="0" w:space="0" w:color="auto"/>
        <w:bottom w:val="none" w:sz="0" w:space="0" w:color="auto"/>
        <w:right w:val="none" w:sz="0" w:space="0" w:color="auto"/>
      </w:divBdr>
    </w:div>
    <w:div w:id="186162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hrc-crsh.gc.ca/home-accueil-eng.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4724A-001B-864D-BBE8-6F75399F7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13447</Words>
  <Characters>76648</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Boutard</dc:creator>
  <cp:keywords/>
  <dc:description/>
  <cp:lastModifiedBy>Henrik Frisk</cp:lastModifiedBy>
  <cp:revision>2</cp:revision>
  <dcterms:created xsi:type="dcterms:W3CDTF">2025-01-28T15:31:00Z</dcterms:created>
  <dcterms:modified xsi:type="dcterms:W3CDTF">2025-01-28T15:31:00Z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id="zNgzZRtJ"/&gt;&lt;style id="http://www.zotero.org/styles/apa" locale="en-CA" hasBibliography="1" bibliographyStyleHasBeenSet="1"/&gt;&lt;prefs&gt;&lt;pref name="fieldType" value="Field"/&gt;&lt;/prefs&gt;&lt;/data&gt;</vt:lpwstr>
  </property>
</Properties>
</file>