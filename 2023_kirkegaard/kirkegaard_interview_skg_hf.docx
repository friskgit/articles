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BF82C" w14:textId="77777777" w:rsidR="00EF1DCA" w:rsidRDefault="00000000" w:rsidP="00F76011">
      <w:pPr>
        <w:pStyle w:val="Title"/>
        <w:spacing w:line="360" w:lineRule="auto"/>
      </w:pPr>
      <w:r>
        <w:t>Jacob Kirkegard interview: the sounds for themselves</w:t>
      </w:r>
    </w:p>
    <w:p w14:paraId="3F0C6A0E" w14:textId="77777777" w:rsidR="00EF1DCA" w:rsidRDefault="00000000" w:rsidP="00F76011">
      <w:pPr>
        <w:pStyle w:val="Author"/>
        <w:spacing w:line="360" w:lineRule="auto"/>
      </w:pPr>
      <w:r>
        <w:t>Henrik Frisk</w:t>
      </w:r>
    </w:p>
    <w:p w14:paraId="5A4D6C28" w14:textId="77777777" w:rsidR="00EF1DCA" w:rsidRDefault="00000000" w:rsidP="00F76011">
      <w:pPr>
        <w:pStyle w:val="FirstParagraph"/>
        <w:spacing w:line="360" w:lineRule="auto"/>
      </w:pPr>
      <w:r>
        <w:t>\</w:t>
      </w:r>
      <w:proofErr w:type="gramStart"/>
      <w:r>
        <w:t>renewcommand</w:t>
      </w:r>
      <w:proofErr w:type="gramEnd"/>
    </w:p>
    <w:p w14:paraId="673B28E6" w14:textId="54F04936" w:rsidR="00EF1DCA" w:rsidRDefault="00000000" w:rsidP="00F76011">
      <w:pPr>
        <w:pStyle w:val="BodyText"/>
        <w:spacing w:line="360" w:lineRule="auto"/>
      </w:pPr>
      <w:r>
        <w:t xml:space="preserve">In late August 2023 I met composer and sound artist Jacob Kirkegaard for a talk about the ways in which he thinks about sounds, their </w:t>
      </w:r>
      <w:proofErr w:type="gramStart"/>
      <w:r>
        <w:t>origins</w:t>
      </w:r>
      <w:proofErr w:type="gramEnd"/>
      <w:r>
        <w:t xml:space="preserve"> and their agency. Kirkegaard is a highly original composer</w:t>
      </w:r>
      <w:r w:rsidR="00F76011">
        <w:t xml:space="preserve"> and sound artist</w:t>
      </w:r>
      <w:r>
        <w:t xml:space="preserve"> that has a meticulous method for exploring sounds, and the traces that sounds make. He often engages with materials that make sounds that are not usually heard, reflected upon, or not even accessible to listeners. He stages them in ways that allows them to speak for themselves, and that allows the listener to frame and understand them in their own individual ways.</w:t>
      </w:r>
    </w:p>
    <w:p w14:paraId="639CEEBF" w14:textId="5A45694D" w:rsidR="00EF1DCA" w:rsidRDefault="00000000" w:rsidP="00F76011">
      <w:pPr>
        <w:pStyle w:val="BodyText"/>
        <w:spacing w:line="360" w:lineRule="auto"/>
      </w:pPr>
      <w:r>
        <w:t xml:space="preserve">Works like </w:t>
      </w:r>
      <w:r>
        <w:rPr>
          <w:i/>
          <w:iCs/>
        </w:rPr>
        <w:t>Crossfire</w:t>
      </w:r>
      <w:ins w:id="0" w:author="Sanne Krogh Groth" w:date="2023-11-07T11:28:00Z">
        <w:r w:rsidR="00F76011">
          <w:rPr>
            <w:i/>
            <w:iCs/>
          </w:rPr>
          <w:t xml:space="preserve"> </w:t>
        </w:r>
        <w:r w:rsidR="00F76011">
          <w:t>(</w:t>
        </w:r>
        <w:del w:id="1" w:author="Henrik Frisk" w:date="2023-11-08T10:18:00Z">
          <w:r w:rsidR="00F76011" w:rsidDel="00CB0AED">
            <w:delText>YEAR</w:delText>
          </w:r>
        </w:del>
      </w:ins>
      <w:ins w:id="2" w:author="Henrik Frisk" w:date="2023-11-08T10:18:00Z">
        <w:r w:rsidR="00CB0AED">
          <w:t>2022</w:t>
        </w:r>
      </w:ins>
      <w:ins w:id="3" w:author="Sanne Krogh Groth" w:date="2023-11-07T11:28:00Z">
        <w:r w:rsidR="00F76011">
          <w:t>)</w:t>
        </w:r>
      </w:ins>
      <w:r>
        <w:t xml:space="preserve">, which contains recordings of guns and artillery being fired rapidly and intensively, and </w:t>
      </w:r>
      <w:proofErr w:type="spellStart"/>
      <w:r>
        <w:rPr>
          <w:i/>
          <w:iCs/>
        </w:rPr>
        <w:t>Aion</w:t>
      </w:r>
      <w:proofErr w:type="spellEnd"/>
      <w:ins w:id="4" w:author="Sanne Krogh Groth" w:date="2023-11-07T11:28:00Z">
        <w:r w:rsidR="00F76011">
          <w:rPr>
            <w:i/>
            <w:iCs/>
          </w:rPr>
          <w:t xml:space="preserve"> </w:t>
        </w:r>
        <w:r w:rsidR="00F76011">
          <w:t>(</w:t>
        </w:r>
        <w:del w:id="5" w:author="Henrik Frisk" w:date="2023-11-08T10:19:00Z">
          <w:r w:rsidR="00F76011" w:rsidDel="00CB0AED">
            <w:delText>YEAR</w:delText>
          </w:r>
        </w:del>
      </w:ins>
      <w:ins w:id="6" w:author="Henrik Frisk" w:date="2023-11-08T10:19:00Z">
        <w:r w:rsidR="00CB0AED">
          <w:t>2005-2006</w:t>
        </w:r>
      </w:ins>
      <w:ins w:id="7" w:author="Sanne Krogh Groth" w:date="2023-11-07T11:28:00Z">
        <w:r w:rsidR="00F76011">
          <w:t>)</w:t>
        </w:r>
      </w:ins>
      <w:r>
        <w:t xml:space="preserve">, where four abandoned spaces in the zone of alienation in the area surrounding the former nuclear power plant in Chernobyl, Ukraine, are </w:t>
      </w:r>
      <w:commentRangeStart w:id="8"/>
      <w:r>
        <w:t>made to resonate</w:t>
      </w:r>
      <w:del w:id="9" w:author="Henrik Frisk" w:date="2023-11-08T10:23:00Z">
        <w:r w:rsidR="00F76011" w:rsidDel="004D4185">
          <w:delText xml:space="preserve"> and</w:delText>
        </w:r>
        <w:r w:rsidDel="004D4185">
          <w:delText xml:space="preserve"> evoke thoughts about the meaning of sounds</w:delText>
        </w:r>
      </w:del>
      <w:r>
        <w:t xml:space="preserve">. </w:t>
      </w:r>
      <w:commentRangeEnd w:id="8"/>
      <w:r w:rsidR="00F76011">
        <w:rPr>
          <w:rStyle w:val="CommentReference"/>
        </w:rPr>
        <w:commentReference w:id="8"/>
      </w:r>
      <w:r>
        <w:t>Departing from these two works I was interested in discussing how Kirkegaard thinks about the politics of sound. In the case of Chernobyl, for example, he is allowing the unheard to be heard in a double sense: most people cannot travel to the Chernobyl site, and even if one can</w:t>
      </w:r>
      <w:ins w:id="10" w:author="Sanne Krogh Groth" w:date="2023-11-07T11:34:00Z">
        <w:r w:rsidR="00F76011">
          <w:t>,</w:t>
        </w:r>
      </w:ins>
      <w:r>
        <w:t xml:space="preserve"> the sounds that are heard in </w:t>
      </w:r>
      <w:r>
        <w:rPr>
          <w:i/>
          <w:iCs/>
        </w:rPr>
        <w:t>Aion</w:t>
      </w:r>
      <w:r>
        <w:t xml:space="preserve"> are not accessible. As an artist he gives a site a sound that perhaps was not there before, or that was at least was not heard before, which may, or may not, have political implications I suggested to him.</w:t>
      </w:r>
    </w:p>
    <w:p w14:paraId="16800482" w14:textId="456B0BF6" w:rsidR="00EF1DCA" w:rsidRDefault="00000000" w:rsidP="00F76011">
      <w:pPr>
        <w:pStyle w:val="BodyText"/>
        <w:spacing w:line="360" w:lineRule="auto"/>
      </w:pPr>
      <w:r>
        <w:t>Our discussion began in a mapping of the meaning, or meaningfulness of speaking about a politics of sound or</w:t>
      </w:r>
      <w:r w:rsidR="009E5190">
        <w:t xml:space="preserve"> in other words,</w:t>
      </w:r>
      <w:r>
        <w:t xml:space="preserve"> sounds as political</w:t>
      </w:r>
      <w:r w:rsidR="009E5190">
        <w:t xml:space="preserve"> utterance</w:t>
      </w:r>
      <w:r>
        <w:t xml:space="preserve">. </w:t>
      </w:r>
      <w:proofErr w:type="spellStart"/>
      <w:r>
        <w:t>Kirkegaard</w:t>
      </w:r>
      <w:proofErr w:type="spellEnd"/>
      <w:r>
        <w:t xml:space="preserve"> initially rejects the idea that there is anything political about his works. What he intends for, he explains, is to explore a set of </w:t>
      </w:r>
      <w:commentRangeStart w:id="11"/>
      <w:r>
        <w:t xml:space="preserve">themes that </w:t>
      </w:r>
      <w:del w:id="12" w:author="Henrik Frisk" w:date="2023-11-08T10:22:00Z">
        <w:r w:rsidDel="004D4185">
          <w:delText xml:space="preserve">create room for </w:delText>
        </w:r>
        <w:commentRangeEnd w:id="11"/>
        <w:r w:rsidR="009E5190" w:rsidDel="004D4185">
          <w:rPr>
            <w:rStyle w:val="CommentReference"/>
          </w:rPr>
          <w:commentReference w:id="11"/>
        </w:r>
        <w:r w:rsidDel="004D4185">
          <w:delText xml:space="preserve">listening </w:delText>
        </w:r>
      </w:del>
      <w:r>
        <w:t>allow</w:t>
      </w:r>
      <w:ins w:id="13" w:author="Henrik Frisk" w:date="2023-11-08T10:22:00Z">
        <w:r w:rsidR="004D4185">
          <w:t>s</w:t>
        </w:r>
      </w:ins>
      <w:del w:id="14" w:author="Henrik Frisk" w:date="2023-11-08T10:22:00Z">
        <w:r w:rsidDel="004D4185">
          <w:delText>ing</w:delText>
        </w:r>
      </w:del>
      <w:r>
        <w:t xml:space="preserve"> for a free and non-judgmental listening that has no particular purpose other than to evoke the </w:t>
      </w:r>
      <w:proofErr w:type="spellStart"/>
      <w:r>
        <w:t>thematics</w:t>
      </w:r>
      <w:proofErr w:type="spellEnd"/>
      <w:r>
        <w:t xml:space="preserve"> embedded in the sound. The common thread in his practice, he continues, is at the most basic level concerned with what it is to be human. Works like </w:t>
      </w:r>
      <w:r>
        <w:rPr>
          <w:i/>
          <w:iCs/>
        </w:rPr>
        <w:t>Labyrinthitis</w:t>
      </w:r>
      <w:ins w:id="15" w:author="Sanne Krogh Groth" w:date="2023-11-07T11:51:00Z">
        <w:r w:rsidR="006B0DBA">
          <w:rPr>
            <w:i/>
            <w:iCs/>
          </w:rPr>
          <w:t xml:space="preserve"> </w:t>
        </w:r>
        <w:r w:rsidR="006B0DBA">
          <w:t>(</w:t>
        </w:r>
      </w:ins>
      <w:ins w:id="16" w:author="Henrik Frisk" w:date="2023-11-08T10:20:00Z">
        <w:r w:rsidR="00CB0AED">
          <w:t>2007</w:t>
        </w:r>
      </w:ins>
      <w:ins w:id="17" w:author="Sanne Krogh Groth" w:date="2023-11-07T11:51:00Z">
        <w:del w:id="18" w:author="Henrik Frisk" w:date="2023-11-08T10:20:00Z">
          <w:r w:rsidR="006B0DBA" w:rsidDel="00CB0AED">
            <w:delText>YEAR</w:delText>
          </w:r>
        </w:del>
      </w:ins>
      <w:ins w:id="19" w:author="Sanne Krogh Groth" w:date="2023-11-07T11:52:00Z">
        <w:r w:rsidR="006B0DBA">
          <w:t>)</w:t>
        </w:r>
      </w:ins>
      <w:r>
        <w:t xml:space="preserve">, </w:t>
      </w:r>
      <w:r>
        <w:rPr>
          <w:i/>
          <w:iCs/>
        </w:rPr>
        <w:lastRenderedPageBreak/>
        <w:t>Testimonium</w:t>
      </w:r>
      <w:r>
        <w:t xml:space="preserve"> </w:t>
      </w:r>
      <w:ins w:id="20" w:author="Sanne Krogh Groth" w:date="2023-11-07T11:52:00Z">
        <w:r w:rsidR="006B0DBA">
          <w:t>(</w:t>
        </w:r>
        <w:del w:id="21" w:author="Henrik Frisk" w:date="2023-11-08T10:21:00Z">
          <w:r w:rsidR="006B0DBA" w:rsidDel="00CB0AED">
            <w:delText>YEAR</w:delText>
          </w:r>
        </w:del>
      </w:ins>
      <w:ins w:id="22" w:author="Henrik Frisk" w:date="2023-11-08T10:21:00Z">
        <w:r w:rsidR="00CB0AED">
          <w:t>2019</w:t>
        </w:r>
      </w:ins>
      <w:ins w:id="23" w:author="Sanne Krogh Groth" w:date="2023-11-07T11:52:00Z">
        <w:r w:rsidR="006B0DBA">
          <w:t xml:space="preserve">) </w:t>
        </w:r>
      </w:ins>
      <w:r>
        <w:t xml:space="preserve">and </w:t>
      </w:r>
      <w:r>
        <w:rPr>
          <w:i/>
          <w:iCs/>
        </w:rPr>
        <w:t>Membrane</w:t>
      </w:r>
      <w:del w:id="24" w:author="Sanne Krogh Groth" w:date="2023-11-07T11:52:00Z">
        <w:r w:rsidDel="006B0DBA">
          <w:delText xml:space="preserve"> </w:delText>
        </w:r>
      </w:del>
      <w:ins w:id="25" w:author="Sanne Krogh Groth" w:date="2023-11-07T11:52:00Z">
        <w:r w:rsidR="006B0DBA">
          <w:rPr>
            <w:i/>
            <w:iCs/>
          </w:rPr>
          <w:t xml:space="preserve"> </w:t>
        </w:r>
        <w:r w:rsidR="006B0DBA">
          <w:t>(</w:t>
        </w:r>
        <w:del w:id="26" w:author="Henrik Frisk" w:date="2023-11-08T10:21:00Z">
          <w:r w:rsidR="006B0DBA" w:rsidDel="00CB0AED">
            <w:delText>YEAR</w:delText>
          </w:r>
        </w:del>
      </w:ins>
      <w:ins w:id="27" w:author="Henrik Frisk" w:date="2023-11-08T10:21:00Z">
        <w:r w:rsidR="00CB0AED">
          <w:t>202</w:t>
        </w:r>
      </w:ins>
      <w:ins w:id="28" w:author="Sanne Krogh Groth" w:date="2023-11-07T11:52:00Z">
        <w:r w:rsidR="006B0DBA">
          <w:t xml:space="preserve">) </w:t>
        </w:r>
      </w:ins>
      <w:r>
        <w:t xml:space="preserve">are evidence of </w:t>
      </w:r>
      <w:r w:rsidR="006B0DBA">
        <w:t xml:space="preserve">such </w:t>
      </w:r>
      <w:r>
        <w:t xml:space="preserve">artistic and aesthetic </w:t>
      </w:r>
      <w:r w:rsidR="006B0DBA">
        <w:t>intension</w:t>
      </w:r>
      <w:del w:id="29" w:author="Henrik Frisk" w:date="2023-11-08T09:42:00Z">
        <w:r w:rsidR="006B0DBA" w:rsidDel="001D70D7">
          <w:delText xml:space="preserve"> / question </w:delText>
        </w:r>
      </w:del>
      <w:r>
        <w:t>.</w:t>
      </w:r>
    </w:p>
    <w:p w14:paraId="4839B103" w14:textId="77777777" w:rsidR="00EF1DCA" w:rsidRDefault="00000000" w:rsidP="00F76011">
      <w:pPr>
        <w:pStyle w:val="BodyText"/>
        <w:spacing w:line="360" w:lineRule="auto"/>
      </w:pPr>
      <w:r>
        <w:t xml:space="preserve">Nevertheless, he continues, it happens that the contexts in the world changes which reconfigures the possible interpretations of the works in question. The outbreak of the war in Ukraine, for example, has an impact on both </w:t>
      </w:r>
      <w:r>
        <w:rPr>
          <w:i/>
          <w:iCs/>
        </w:rPr>
        <w:t>Crossfire</w:t>
      </w:r>
      <w:r>
        <w:t xml:space="preserve"> with its evocation of sounds of war, and </w:t>
      </w:r>
      <w:r>
        <w:rPr>
          <w:i/>
          <w:iCs/>
        </w:rPr>
        <w:t>Aion</w:t>
      </w:r>
      <w:r>
        <w:t>, where the contemplative place as created by Kirkegaard now instead is put at the centre of a geopolitical conflict the scale of which we have not seen in post World War II.</w:t>
      </w:r>
    </w:p>
    <w:p w14:paraId="6848AC5C" w14:textId="240F934A" w:rsidR="00EF1DCA" w:rsidRDefault="00000000" w:rsidP="00F76011">
      <w:pPr>
        <w:pStyle w:val="BodyText"/>
        <w:spacing w:line="360" w:lineRule="auto"/>
      </w:pPr>
      <w:r>
        <w:t xml:space="preserve">Thus, although his work obviously is concerned with themes that has validity in the surrounding world it is not intrinsically concerned with commenting on these subjects on a level that makes the works themselves politically loaded. That world events occur after a work has been instantiated and which charges them with new meanings is </w:t>
      </w:r>
      <w:del w:id="30" w:author="Henrik Frisk" w:date="2023-11-08T09:42:00Z">
        <w:r w:rsidDel="001D70D7">
          <w:delText>interesting, but</w:delText>
        </w:r>
      </w:del>
      <w:ins w:id="31" w:author="Henrik Frisk" w:date="2023-11-08T09:42:00Z">
        <w:r w:rsidR="001D70D7">
          <w:t>interesting but</w:t>
        </w:r>
      </w:ins>
      <w:r>
        <w:t xml:space="preserve"> does not in any substantial way change the core identity of the work, he claims. That their possible interpretations may be altered, and that they may be loaded with new meanings and frames of reference, different to how they were once conceived, does not make the work political.</w:t>
      </w:r>
    </w:p>
    <w:p w14:paraId="47093152" w14:textId="534D59AF" w:rsidR="00EF1DCA" w:rsidRDefault="00000000" w:rsidP="00F76011">
      <w:pPr>
        <w:pStyle w:val="BodyText"/>
        <w:spacing w:line="360" w:lineRule="auto"/>
      </w:pPr>
      <w:r>
        <w:t xml:space="preserve">This attitude is part of Kirkegaard's view on his role as an artist. He is an artist and in this </w:t>
      </w:r>
      <w:proofErr w:type="gramStart"/>
      <w:r>
        <w:t>role</w:t>
      </w:r>
      <w:proofErr w:type="gramEnd"/>
      <w:r>
        <w:t xml:space="preserve"> he asks questions about what happens in the world. He uses his sensibility to create new surfaces for listening, to make listening possible where it was not previously possible. In this process he </w:t>
      </w:r>
      <w:r w:rsidR="00157E72">
        <w:t xml:space="preserve">intends to </w:t>
      </w:r>
      <w:r>
        <w:t xml:space="preserve">allow the objects, the </w:t>
      </w:r>
      <w:proofErr w:type="gramStart"/>
      <w:r>
        <w:t>themes</w:t>
      </w:r>
      <w:proofErr w:type="gramEnd"/>
      <w:r>
        <w:t xml:space="preserve"> and the places to speak for themselves. They speak their own language, he says. The sounds found in Chernobyl, he takes as an example, "does not say yes or no, good or bad, left or right; they are not political." According to Kirkegaard he is in no position to tell the listener what or how to feel. It is solely the responsibility of the listener to figure out what they think. </w:t>
      </w:r>
      <w:proofErr w:type="spellStart"/>
      <w:r>
        <w:t>Kirkegaard</w:t>
      </w:r>
      <w:proofErr w:type="spellEnd"/>
      <w:r>
        <w:t xml:space="preserve"> is very </w:t>
      </w:r>
      <w:r w:rsidR="00157E72">
        <w:t xml:space="preserve">firm </w:t>
      </w:r>
      <w:r>
        <w:t xml:space="preserve">on this point, he has no interest or wish to figure out what possible interpretations there are of his works, this is up to the listener. The sounds themselves are nothing but sounds and they make no judgments about political matters, nor do they have opinions, and this is precisely his point: the sounds are </w:t>
      </w:r>
      <w:r>
        <w:rPr>
          <w:i/>
          <w:iCs/>
        </w:rPr>
        <w:t>not</w:t>
      </w:r>
      <w:r>
        <w:t xml:space="preserve"> political. There is plenty of other kind of sonic communication today that attempts to influence and manipulate the listener in one or another direction.</w:t>
      </w:r>
    </w:p>
    <w:p w14:paraId="2176B79D" w14:textId="55683699" w:rsidR="00157E72" w:rsidRDefault="00157E72" w:rsidP="00F76011">
      <w:pPr>
        <w:pStyle w:val="BodyText"/>
        <w:spacing w:line="360" w:lineRule="auto"/>
      </w:pPr>
      <w:r>
        <w:rPr>
          <w:i/>
          <w:iCs/>
        </w:rPr>
        <w:lastRenderedPageBreak/>
        <w:t>Space for sensuousness</w:t>
      </w:r>
    </w:p>
    <w:p w14:paraId="46B5DFD8" w14:textId="27E3F45B" w:rsidR="00EF1DCA" w:rsidRDefault="00157E72" w:rsidP="00F76011">
      <w:pPr>
        <w:pStyle w:val="BodyText"/>
        <w:spacing w:line="360" w:lineRule="auto"/>
      </w:pPr>
      <w:proofErr w:type="spellStart"/>
      <w:ins w:id="32" w:author="Sanne Krogh Groth" w:date="2023-11-07T11:56:00Z">
        <w:r>
          <w:t>Kirkegaard</w:t>
        </w:r>
        <w:proofErr w:type="spellEnd"/>
        <w:r>
          <w:t xml:space="preserve"> </w:t>
        </w:r>
      </w:ins>
      <w:r w:rsidR="00000000">
        <w:t xml:space="preserve">uses the metaphor of a </w:t>
      </w:r>
      <w:r w:rsidR="00000000">
        <w:rPr>
          <w:i/>
          <w:iCs/>
        </w:rPr>
        <w:t>space for sensuousness</w:t>
      </w:r>
      <w:r w:rsidR="00000000">
        <w:t xml:space="preserve"> that allows the listener</w:t>
      </w:r>
      <w:r w:rsidR="00D44295">
        <w:t xml:space="preserve"> to</w:t>
      </w:r>
      <w:r w:rsidR="00000000">
        <w:t xml:space="preserve"> seek out their own point of view, that is, what the listener senses from</w:t>
      </w:r>
      <w:del w:id="33" w:author="Henrik Frisk" w:date="2023-11-08T09:45:00Z">
        <w:r w:rsidR="00000000" w:rsidDel="001D70D7">
          <w:delText xml:space="preserve"> </w:delText>
        </w:r>
      </w:del>
      <w:ins w:id="34" w:author="Henrik Frisk" w:date="2023-11-08T09:45:00Z">
        <w:r w:rsidR="001D70D7">
          <w:t xml:space="preserve"> listening to the works</w:t>
        </w:r>
      </w:ins>
      <w:del w:id="35" w:author="Henrik Frisk" w:date="2023-11-08T09:45:00Z">
        <w:r w:rsidR="00000000" w:rsidDel="001D70D7">
          <w:delText xml:space="preserve">the </w:delText>
        </w:r>
        <w:commentRangeStart w:id="36"/>
        <w:r w:rsidR="00000000" w:rsidDel="001D70D7">
          <w:delText>process</w:delText>
        </w:r>
        <w:commentRangeEnd w:id="36"/>
        <w:r w:rsidDel="001D70D7">
          <w:rPr>
            <w:rStyle w:val="CommentReference"/>
          </w:rPr>
          <w:commentReference w:id="36"/>
        </w:r>
      </w:del>
      <w:r w:rsidR="00000000">
        <w:t>. It is important, says Kirkegaard, to be clear that I have no interest in manipulating the listener in one direction or the other, or convince them that I am right or that I choose one thing over the other. However, this does not mean that he is neutral to the topics he raises, only that the listener should have agency and responsibility to create their own understanding. Kirkegaard says he is interested in instigating change in the world, but more than anything, to create a "breeding bed for a deeper kind sensuousness", one that is less dependent on the onslaught of information and opinions that dominate contemporary Western society.</w:t>
      </w:r>
    </w:p>
    <w:p w14:paraId="4A593F21" w14:textId="21825094" w:rsidR="00EF1DCA" w:rsidRDefault="00000000" w:rsidP="00F76011">
      <w:pPr>
        <w:pStyle w:val="BodyText"/>
        <w:spacing w:line="360" w:lineRule="auto"/>
        <w:rPr>
          <w:ins w:id="37" w:author="Sanne Krogh Groth" w:date="2023-11-07T12:04:00Z"/>
        </w:rPr>
      </w:pPr>
      <w:r>
        <w:t xml:space="preserve">Kirkegaard's own personal fears often plays a role in the way he picks the themes for his works. Fear of radioactivity, fear of war, or borders, and the process of creating a space for listening to the objects that manifests this fear appears to almost have a therapeutical role in his practice. He obviously makes choices about what sounds to work with, and how, and through these choices he of course influences the outcome. The way he puts microphones and sensors on these objects are one of the more important aspects of his work. But the main objective is to allow for the objects to find their own way, and for the artist to take a step back. "They [the sounds] really speak for themselves" he says, and states that the abstraction that sound </w:t>
      </w:r>
      <w:r w:rsidR="00C05D36">
        <w:t xml:space="preserve">is </w:t>
      </w:r>
      <w:r>
        <w:t xml:space="preserve">compared to language </w:t>
      </w:r>
      <w:proofErr w:type="gramStart"/>
      <w:r>
        <w:t>actually makes</w:t>
      </w:r>
      <w:proofErr w:type="gramEnd"/>
      <w:r>
        <w:t xml:space="preserve"> them speak even more clearly. </w:t>
      </w:r>
      <w:commentRangeStart w:id="38"/>
      <w:del w:id="39" w:author="Henrik Frisk" w:date="2023-11-08T09:45:00Z">
        <w:r w:rsidDel="001D70D7">
          <w:delText>This relates in interesting ways to the knowledge claim often put forth in the discussion of artistic research as a possible complement to scientific knowledge.</w:delText>
        </w:r>
        <w:commentRangeEnd w:id="38"/>
        <w:r w:rsidR="00C05D36" w:rsidDel="001D70D7">
          <w:rPr>
            <w:rStyle w:val="CommentReference"/>
          </w:rPr>
          <w:commentReference w:id="38"/>
        </w:r>
      </w:del>
    </w:p>
    <w:p w14:paraId="4E408E45" w14:textId="77777777" w:rsidR="004A5B6C" w:rsidRDefault="004A5B6C" w:rsidP="00F76011">
      <w:pPr>
        <w:pStyle w:val="BodyText"/>
        <w:spacing w:line="360" w:lineRule="auto"/>
        <w:rPr>
          <w:ins w:id="40" w:author="Sanne Krogh Groth" w:date="2023-11-07T12:04:00Z"/>
        </w:rPr>
      </w:pPr>
    </w:p>
    <w:p w14:paraId="5773AA0D" w14:textId="55B59F66" w:rsidR="004A5B6C" w:rsidRDefault="004A5B6C" w:rsidP="00F76011">
      <w:pPr>
        <w:pStyle w:val="BodyText"/>
        <w:spacing w:line="360" w:lineRule="auto"/>
      </w:pPr>
      <w:ins w:id="41" w:author="Sanne Krogh Groth" w:date="2023-11-07T12:04:00Z">
        <w:r>
          <w:t>Ethical aspects</w:t>
        </w:r>
      </w:ins>
    </w:p>
    <w:p w14:paraId="5CD7B0C6" w14:textId="11285A27" w:rsidR="00EF1DCA" w:rsidRDefault="001D70D7" w:rsidP="00F76011">
      <w:pPr>
        <w:pStyle w:val="BodyText"/>
        <w:spacing w:line="360" w:lineRule="auto"/>
      </w:pPr>
      <w:ins w:id="42" w:author="Henrik Frisk" w:date="2023-11-08T09:46:00Z">
        <w:r>
          <w:t xml:space="preserve">Many of </w:t>
        </w:r>
      </w:ins>
      <w:ins w:id="43" w:author="Henrik Frisk" w:date="2023-11-08T09:48:00Z">
        <w:r>
          <w:t xml:space="preserve">the </w:t>
        </w:r>
      </w:ins>
      <w:proofErr w:type="spellStart"/>
      <w:ins w:id="44" w:author="Henrik Frisk" w:date="2023-11-08T09:46:00Z">
        <w:r>
          <w:t>Kirkegaard’s</w:t>
        </w:r>
        <w:proofErr w:type="spellEnd"/>
        <w:r>
          <w:t xml:space="preserve"> works </w:t>
        </w:r>
      </w:ins>
      <w:ins w:id="45" w:author="Henrik Frisk" w:date="2023-11-08T09:48:00Z">
        <w:r>
          <w:t xml:space="preserve">and working methods </w:t>
        </w:r>
      </w:ins>
      <w:ins w:id="46" w:author="Henrik Frisk" w:date="2023-11-08T09:46:00Z">
        <w:r>
          <w:t xml:space="preserve">raises questions that are </w:t>
        </w:r>
      </w:ins>
      <w:ins w:id="47" w:author="Henrik Frisk" w:date="2023-11-08T09:47:00Z">
        <w:r>
          <w:t>ethical in their nature</w:t>
        </w:r>
      </w:ins>
      <w:ins w:id="48" w:author="Henrik Frisk" w:date="2023-11-08T09:52:00Z">
        <w:r w:rsidR="0065461D">
          <w:t xml:space="preserve"> both in terms of how they are conceived and the materials they engage with</w:t>
        </w:r>
      </w:ins>
      <w:ins w:id="49" w:author="Henrik Frisk" w:date="2023-11-08T09:53:00Z">
        <w:r w:rsidR="0065461D">
          <w:t>,</w:t>
        </w:r>
      </w:ins>
      <w:ins w:id="50" w:author="Henrik Frisk" w:date="2023-11-08T09:52:00Z">
        <w:r w:rsidR="0065461D">
          <w:t xml:space="preserve"> and </w:t>
        </w:r>
      </w:ins>
      <w:ins w:id="51" w:author="Henrik Frisk" w:date="2023-11-08T09:53:00Z">
        <w:r w:rsidR="0065461D">
          <w:t xml:space="preserve">conceptually which </w:t>
        </w:r>
      </w:ins>
      <w:ins w:id="52" w:author="Henrik Frisk" w:date="2023-11-08T09:54:00Z">
        <w:r w:rsidR="0065461D">
          <w:t xml:space="preserve">may influence </w:t>
        </w:r>
        <w:proofErr w:type="spellStart"/>
        <w:r w:rsidR="0065461D">
          <w:t>their</w:t>
        </w:r>
        <w:proofErr w:type="spellEnd"/>
        <w:r w:rsidR="0065461D">
          <w:t xml:space="preserve"> perception</w:t>
        </w:r>
      </w:ins>
      <w:ins w:id="53" w:author="Henrik Frisk" w:date="2023-11-08T09:52:00Z">
        <w:r w:rsidR="0065461D">
          <w:t xml:space="preserve">. </w:t>
        </w:r>
      </w:ins>
      <w:ins w:id="54" w:author="Henrik Frisk" w:date="2023-11-08T09:47:00Z">
        <w:r>
          <w:t>I was curious to learn how he thought about t</w:t>
        </w:r>
      </w:ins>
      <w:ins w:id="55" w:author="Henrik Frisk" w:date="2023-11-08T09:48:00Z">
        <w:r>
          <w:t>his</w:t>
        </w:r>
      </w:ins>
      <w:ins w:id="56" w:author="Henrik Frisk" w:date="2023-11-08T09:47:00Z">
        <w:r>
          <w:t xml:space="preserve">. </w:t>
        </w:r>
      </w:ins>
      <w:commentRangeStart w:id="57"/>
      <w:del w:id="58" w:author="Henrik Frisk" w:date="2023-11-08T09:48:00Z">
        <w:r w:rsidR="00000000" w:rsidDel="001D70D7">
          <w:delText xml:space="preserve">We also had a discussion about the ethical aspects </w:delText>
        </w:r>
        <w:commentRangeEnd w:id="57"/>
        <w:r w:rsidR="004A5B6C" w:rsidDel="001D70D7">
          <w:rPr>
            <w:rStyle w:val="CommentReference"/>
          </w:rPr>
          <w:commentReference w:id="57"/>
        </w:r>
      </w:del>
      <w:del w:id="59" w:author="Henrik Frisk" w:date="2023-11-08T09:49:00Z">
        <w:r w:rsidR="00000000" w:rsidDel="001D70D7">
          <w:delText xml:space="preserve">of the </w:delText>
        </w:r>
        <w:commentRangeStart w:id="60"/>
        <w:r w:rsidR="00000000" w:rsidDel="001D70D7">
          <w:delText xml:space="preserve">works </w:delText>
        </w:r>
        <w:commentRangeEnd w:id="60"/>
        <w:r w:rsidR="00212C26" w:rsidDel="001D70D7">
          <w:rPr>
            <w:rStyle w:val="CommentReference"/>
          </w:rPr>
          <w:commentReference w:id="60"/>
        </w:r>
        <w:r w:rsidR="00000000" w:rsidDel="001D70D7">
          <w:delText>he does, and</w:delText>
        </w:r>
      </w:del>
      <w:r w:rsidR="00000000">
        <w:t xml:space="preserve"> </w:t>
      </w:r>
      <w:del w:id="61" w:author="Henrik Frisk" w:date="2023-11-08T09:49:00Z">
        <w:r w:rsidR="00000000" w:rsidDel="001D70D7">
          <w:delText xml:space="preserve">on </w:delText>
        </w:r>
      </w:del>
      <w:ins w:id="62" w:author="Henrik Frisk" w:date="2023-11-08T09:49:00Z">
        <w:r>
          <w:t xml:space="preserve">He raised </w:t>
        </w:r>
      </w:ins>
      <w:r w:rsidR="00000000">
        <w:t xml:space="preserve">the </w:t>
      </w:r>
      <w:commentRangeStart w:id="63"/>
      <w:r w:rsidR="00000000">
        <w:t xml:space="preserve">changes of the attitudes </w:t>
      </w:r>
      <w:commentRangeEnd w:id="63"/>
      <w:r w:rsidR="004A5B6C">
        <w:rPr>
          <w:rStyle w:val="CommentReference"/>
        </w:rPr>
        <w:commentReference w:id="63"/>
      </w:r>
      <w:r w:rsidR="00000000">
        <w:t xml:space="preserve">over the last few decades that are at the same </w:t>
      </w:r>
      <w:r w:rsidR="00000000">
        <w:lastRenderedPageBreak/>
        <w:t xml:space="preserve">time good, </w:t>
      </w:r>
      <w:proofErr w:type="gramStart"/>
      <w:r w:rsidR="00000000">
        <w:t>natural</w:t>
      </w:r>
      <w:proofErr w:type="gramEnd"/>
      <w:r w:rsidR="00000000">
        <w:t xml:space="preserve"> and problematic</w:t>
      </w:r>
      <w:ins w:id="64" w:author="Henrik Frisk" w:date="2023-11-08T09:49:00Z">
        <w:r>
          <w:t xml:space="preserve"> and how a certain wokeness a</w:t>
        </w:r>
      </w:ins>
      <w:ins w:id="65" w:author="Henrik Frisk" w:date="2023-11-08T09:50:00Z">
        <w:r>
          <w:t xml:space="preserve">lso </w:t>
        </w:r>
        <w:r w:rsidR="0065461D">
          <w:t xml:space="preserve">has an </w:t>
        </w:r>
        <w:r>
          <w:t>impact</w:t>
        </w:r>
        <w:r w:rsidR="0065461D">
          <w:t xml:space="preserve"> his practice</w:t>
        </w:r>
      </w:ins>
      <w:r w:rsidR="00000000">
        <w:t xml:space="preserve">. To explore difficult topics is </w:t>
      </w:r>
      <w:r w:rsidR="00212C26">
        <w:t>essential to</w:t>
      </w:r>
      <w:r w:rsidR="00000000">
        <w:t xml:space="preserve"> </w:t>
      </w:r>
      <w:proofErr w:type="spellStart"/>
      <w:r w:rsidR="00000000">
        <w:t>Kirkegaard's</w:t>
      </w:r>
      <w:proofErr w:type="spellEnd"/>
      <w:r w:rsidR="00000000">
        <w:t xml:space="preserve"> practice and if the boundaries for what is </w:t>
      </w:r>
      <w:commentRangeStart w:id="66"/>
      <w:del w:id="67" w:author="Henrik Frisk" w:date="2023-11-08T09:54:00Z">
        <w:r w:rsidR="00000000" w:rsidDel="0065461D">
          <w:delText xml:space="preserve">possible </w:delText>
        </w:r>
      </w:del>
      <w:commentRangeEnd w:id="66"/>
      <w:ins w:id="68" w:author="Henrik Frisk" w:date="2023-11-08T09:54:00Z">
        <w:r w:rsidR="0065461D">
          <w:t>acceptable</w:t>
        </w:r>
        <w:r w:rsidR="0065461D">
          <w:t xml:space="preserve"> </w:t>
        </w:r>
      </w:ins>
      <w:r w:rsidR="004A5B6C">
        <w:rPr>
          <w:rStyle w:val="CommentReference"/>
        </w:rPr>
        <w:commentReference w:id="66"/>
      </w:r>
      <w:r w:rsidR="00000000">
        <w:t xml:space="preserve">becomes too narrow, this obviously poses a threat to this kind of artistic practices. There are also those of his works, he says, that he would not have done today. But he follows up by saying that </w:t>
      </w:r>
      <w:del w:id="69" w:author="Henrik Frisk" w:date="2023-11-08T09:55:00Z">
        <w:r w:rsidR="00000000" w:rsidDel="0065461D">
          <w:delText xml:space="preserve">this </w:delText>
        </w:r>
      </w:del>
      <w:ins w:id="70" w:author="Henrik Frisk" w:date="2023-11-08T09:55:00Z">
        <w:r w:rsidR="0065461D">
          <w:t>the</w:t>
        </w:r>
        <w:r w:rsidR="0065461D">
          <w:t xml:space="preserve"> </w:t>
        </w:r>
      </w:ins>
      <w:r w:rsidR="00000000">
        <w:t xml:space="preserve">extremely politically correct world </w:t>
      </w:r>
      <w:ins w:id="71" w:author="Henrik Frisk" w:date="2023-11-08T09:55:00Z">
        <w:r w:rsidR="0065461D">
          <w:t xml:space="preserve">that he operates in </w:t>
        </w:r>
      </w:ins>
      <w:r w:rsidR="00000000">
        <w:t xml:space="preserve">almost drives him </w:t>
      </w:r>
      <w:commentRangeStart w:id="72"/>
      <w:r w:rsidR="00000000">
        <w:t>"to do the opposite of what one would have wanted to."</w:t>
      </w:r>
      <w:commentRangeEnd w:id="72"/>
      <w:r w:rsidR="004A5B6C">
        <w:rPr>
          <w:rStyle w:val="CommentReference"/>
        </w:rPr>
        <w:commentReference w:id="72"/>
      </w:r>
      <w:ins w:id="73" w:author="Henrik Frisk" w:date="2023-11-08T09:55:00Z">
        <w:r w:rsidR="0065461D">
          <w:t xml:space="preserve"> </w:t>
        </w:r>
      </w:ins>
      <w:ins w:id="74" w:author="Henrik Frisk" w:date="2023-11-08T09:57:00Z">
        <w:r w:rsidR="0065461D">
          <w:t xml:space="preserve">In an act of opposition to </w:t>
        </w:r>
      </w:ins>
      <w:ins w:id="75" w:author="Henrik Frisk" w:date="2023-11-08T09:56:00Z">
        <w:r w:rsidR="0065461D">
          <w:t>political correct</w:t>
        </w:r>
      </w:ins>
      <w:ins w:id="76" w:author="Henrik Frisk" w:date="2023-11-08T09:57:00Z">
        <w:r w:rsidR="0065461D">
          <w:t xml:space="preserve">ness there is an inclination to choose to do the politically </w:t>
        </w:r>
        <w:r w:rsidR="0065461D" w:rsidRPr="0065461D">
          <w:rPr>
            <w:i/>
            <w:iCs/>
            <w:rPrChange w:id="77" w:author="Henrik Frisk" w:date="2023-11-08T09:58:00Z">
              <w:rPr/>
            </w:rPrChange>
          </w:rPr>
          <w:t>incorrect</w:t>
        </w:r>
        <w:r w:rsidR="0065461D">
          <w:t xml:space="preserve">, which may not be what he had wanted to </w:t>
        </w:r>
      </w:ins>
      <w:ins w:id="78" w:author="Henrik Frisk" w:date="2023-11-08T09:58:00Z">
        <w:r w:rsidR="0065461D">
          <w:t xml:space="preserve">do had he not felt the urge to </w:t>
        </w:r>
      </w:ins>
      <w:ins w:id="79" w:author="Henrik Frisk" w:date="2023-11-08T09:59:00Z">
        <w:r w:rsidR="0065461D">
          <w:t>diverge</w:t>
        </w:r>
      </w:ins>
      <w:ins w:id="80" w:author="Henrik Frisk" w:date="2023-11-08T09:58:00Z">
        <w:r w:rsidR="0065461D">
          <w:t>.</w:t>
        </w:r>
      </w:ins>
    </w:p>
    <w:p w14:paraId="59A58953" w14:textId="77777777" w:rsidR="00EF1DCA" w:rsidRDefault="00000000" w:rsidP="00F76011">
      <w:pPr>
        <w:pStyle w:val="BodyText"/>
        <w:spacing w:line="360" w:lineRule="auto"/>
      </w:pPr>
      <w:r>
        <w:t xml:space="preserve">Kirkekaard's fascination for the quality of the sounds that he records distinguishes him, as he puts it, from some of the sound artists that emanate from the visual arts whose relation to sound in some cases is purely conceptual. This quality that he is talking about has to do with a certain balance in the sound, "that the sound, purely acoustically, has some bass, some mid register, high end–that it has a quality that allows you to get </w:t>
      </w:r>
      <w:proofErr w:type="gramStart"/>
      <w:r>
        <w:rPr>
          <w:i/>
          <w:iCs/>
        </w:rPr>
        <w:t>in to</w:t>
      </w:r>
      <w:proofErr w:type="gramEnd"/>
      <w:r>
        <w:rPr>
          <w:i/>
          <w:iCs/>
        </w:rPr>
        <w:t xml:space="preserve"> the sound</w:t>
      </w:r>
      <w:r>
        <w:t xml:space="preserve">." </w:t>
      </w:r>
      <w:proofErr w:type="gramStart"/>
      <w:r>
        <w:t>It is clear that this</w:t>
      </w:r>
      <w:proofErr w:type="gramEnd"/>
      <w:r>
        <w:t xml:space="preserve"> has to do, at least in part, with the fact that Kirkegaard has his background in music. He is describing a method of working in which he sets in motion an iterative process, perhaps only partially controlled by him, out of which new things and new sounds appear. The listening that may appear out of this gives way for a mental state "that is right in between the alienated and the well known." He again points to the neutrality and the quality of the sound as factors that facilitate this.</w:t>
      </w:r>
    </w:p>
    <w:p w14:paraId="3E92167C" w14:textId="2FB54F85" w:rsidR="00EF1DCA" w:rsidRDefault="00000000" w:rsidP="00F76011">
      <w:pPr>
        <w:pStyle w:val="BodyText"/>
        <w:spacing w:line="360" w:lineRule="auto"/>
      </w:pPr>
      <w:r>
        <w:t xml:space="preserve">In our discussion </w:t>
      </w:r>
      <w:proofErr w:type="spellStart"/>
      <w:r w:rsidR="009E3F9E">
        <w:t>Kirkegaard</w:t>
      </w:r>
      <w:proofErr w:type="spellEnd"/>
      <w:r w:rsidR="009E3F9E">
        <w:t xml:space="preserve"> </w:t>
      </w:r>
      <w:r>
        <w:t xml:space="preserve">often returns to, and emphasizes, that the role of his art is not to dominate the listener with conceptual and political truths. Instead, it is up to the listener to make sense. As an artist he is merely the facilitator, he allows me as a listener to understand something about the world I did not know before, but it is up to me to do the work. The ambition that the music should create a </w:t>
      </w:r>
      <w:r>
        <w:rPr>
          <w:i/>
          <w:iCs/>
        </w:rPr>
        <w:t>sensuous space</w:t>
      </w:r>
      <w:r>
        <w:t xml:space="preserve"> that allows for this communication is both beautiful and challenging: "It is only here that you can actually tell what you really think." In this space there are no predefined expectations and no binary distinctions laid on you, and, most importantly, you are not required to have an opinion should you not want to</w:t>
      </w:r>
      <w:ins w:id="81" w:author="Sanne Krogh Groth" w:date="2023-11-07T13:43:00Z">
        <w:r w:rsidR="009E3F9E">
          <w:t>.</w:t>
        </w:r>
      </w:ins>
      <w:del w:id="82" w:author="Sanne Krogh Groth" w:date="2023-11-07T13:43:00Z">
        <w:r w:rsidDel="009E3F9E">
          <w:delText>,</w:delText>
        </w:r>
      </w:del>
    </w:p>
    <w:p w14:paraId="05756B04" w14:textId="240BD9B5" w:rsidR="00EF1DCA" w:rsidRDefault="00000000" w:rsidP="00F76011">
      <w:pPr>
        <w:pStyle w:val="BodyText"/>
        <w:spacing w:line="360" w:lineRule="auto"/>
      </w:pPr>
      <w:r>
        <w:lastRenderedPageBreak/>
        <w:t xml:space="preserve">That this rare space, the </w:t>
      </w:r>
      <w:r>
        <w:rPr>
          <w:i/>
          <w:iCs/>
        </w:rPr>
        <w:t>space for sensuousness</w:t>
      </w:r>
      <w:r>
        <w:t xml:space="preserve"> may be created through his music becomes clear when I explore Jacob Kirkegaard's works. He clearly succeeds with that ambition. His art pushes boundaries, as art should do, and does not shy away for the complicated questions. His pieces allow the sounds to stand out by themselves in all their beauty. I believe that the discussion on the nature of musical sounds in the way Kirkegaard frames it, as neutral and void of unequivocal meaning, brings forth an interesting side-topic. Traditional music theory is saturated with metaphors that relate to the meaning of certain sonic events, and harmony is probably the most salient one. A dominant chord is a sound with a specific inherent meaning. One of</w:t>
      </w:r>
      <w:r w:rsidR="009E3F9E">
        <w:t xml:space="preserve"> American composer</w:t>
      </w:r>
      <w:r>
        <w:t xml:space="preserve"> John Cage's </w:t>
      </w:r>
      <w:ins w:id="83" w:author="Sanne Krogh Groth" w:date="2023-11-07T13:44:00Z">
        <w:r w:rsidR="009E3F9E">
          <w:t>(</w:t>
        </w:r>
      </w:ins>
      <w:ins w:id="84" w:author="Henrik Frisk" w:date="2023-11-08T10:00:00Z">
        <w:r w:rsidR="00EA1CAA">
          <w:t>1912-1992</w:t>
        </w:r>
      </w:ins>
      <w:ins w:id="85" w:author="Sanne Krogh Groth" w:date="2023-11-07T13:44:00Z">
        <w:del w:id="86" w:author="Henrik Frisk" w:date="2023-11-08T10:00:00Z">
          <w:r w:rsidR="009E3F9E" w:rsidDel="00EA1CAA">
            <w:delText>XXXX-XXXX</w:delText>
          </w:r>
        </w:del>
        <w:r w:rsidR="009E3F9E">
          <w:t xml:space="preserve">) </w:t>
        </w:r>
      </w:ins>
      <w:r>
        <w:t>greatest contributions that allowed for the move towards an aesthetic of sounds for themselves, the cornerstone of Jacob Kirkegaard's music, was to abandon harmony.</w:t>
      </w:r>
    </w:p>
    <w:p w14:paraId="04973560" w14:textId="469D0F8B" w:rsidR="00EF1DCA" w:rsidRDefault="00000000" w:rsidP="00EA1CAA">
      <w:pPr>
        <w:pStyle w:val="BodyText"/>
        <w:spacing w:line="360" w:lineRule="auto"/>
      </w:pPr>
      <w:r>
        <w:t xml:space="preserve">Another reference I came to think of after my discussion with Jacob Kirkegaard, which also has some relevance to Cage, is </w:t>
      </w:r>
      <w:del w:id="87" w:author="Henrik Frisk" w:date="2023-11-08T10:03:00Z">
        <w:r w:rsidDel="00EA1CAA">
          <w:delText>a passage in</w:delText>
        </w:r>
      </w:del>
      <w:ins w:id="88" w:author="Henrik Frisk" w:date="2023-11-08T10:01:00Z">
        <w:r w:rsidR="00EA1CAA">
          <w:t xml:space="preserve">American </w:t>
        </w:r>
        <w:r w:rsidR="00EA1CAA">
          <w:fldChar w:fldCharType="begin"/>
        </w:r>
        <w:r w:rsidR="00EA1CAA">
          <w:instrText>HYPERLINK "https://en.wikipedia.org/wiki/Transcendentalism" \o ""</w:instrText>
        </w:r>
        <w:r w:rsidR="00EA1CAA">
          <w:fldChar w:fldCharType="separate"/>
        </w:r>
        <w:r w:rsidR="00EA1CAA">
          <w:rPr>
            <w:rStyle w:val="Hyperlink"/>
          </w:rPr>
          <w:t>transcendentalist</w:t>
        </w:r>
        <w:r w:rsidR="00EA1CAA">
          <w:fldChar w:fldCharType="end"/>
        </w:r>
        <w:r w:rsidR="00EA1CAA">
          <w:t xml:space="preserve"> philosopher</w:t>
        </w:r>
      </w:ins>
      <w:r>
        <w:t xml:space="preserve"> </w:t>
      </w:r>
      <w:commentRangeStart w:id="89"/>
      <w:r>
        <w:t>Henry</w:t>
      </w:r>
      <w:commentRangeEnd w:id="89"/>
      <w:r w:rsidR="007813C5">
        <w:rPr>
          <w:rStyle w:val="CommentReference"/>
        </w:rPr>
        <w:commentReference w:id="89"/>
      </w:r>
      <w:r>
        <w:t xml:space="preserve"> David Thoreau's </w:t>
      </w:r>
      <w:ins w:id="90" w:author="Sanne Krogh Groth" w:date="2023-11-07T13:44:00Z">
        <w:r w:rsidR="009E3F9E">
          <w:t>(</w:t>
        </w:r>
        <w:del w:id="91" w:author="Henrik Frisk" w:date="2023-11-08T10:01:00Z">
          <w:r w:rsidR="009E3F9E" w:rsidDel="00EA1CAA">
            <w:delText>XXXX-XX</w:delText>
          </w:r>
        </w:del>
      </w:ins>
      <w:ins w:id="92" w:author="Sanne Krogh Groth" w:date="2023-11-07T13:45:00Z">
        <w:del w:id="93" w:author="Henrik Frisk" w:date="2023-11-08T10:01:00Z">
          <w:r w:rsidR="009E3F9E" w:rsidDel="00EA1CAA">
            <w:delText>XX</w:delText>
          </w:r>
        </w:del>
      </w:ins>
      <w:ins w:id="94" w:author="Henrik Frisk" w:date="2023-11-08T10:01:00Z">
        <w:r w:rsidR="00EA1CAA">
          <w:t>1817-1862</w:t>
        </w:r>
      </w:ins>
      <w:ins w:id="95" w:author="Sanne Krogh Groth" w:date="2023-11-07T13:45:00Z">
        <w:r w:rsidR="009E3F9E">
          <w:t xml:space="preserve">) </w:t>
        </w:r>
      </w:ins>
      <w:r>
        <w:t>Walden</w:t>
      </w:r>
      <w:ins w:id="96" w:author="Henrik Frisk" w:date="2023-11-08T10:02:00Z">
        <w:r w:rsidR="00EA1CAA">
          <w:t>.</w:t>
        </w:r>
      </w:ins>
      <w:r>
        <w:t xml:space="preserve"> </w:t>
      </w:r>
      <w:del w:id="97" w:author="Henrik Frisk" w:date="2023-11-08T10:02:00Z">
        <w:r w:rsidDel="00EA1CAA">
          <w:delText>where h</w:delText>
        </w:r>
      </w:del>
      <w:del w:id="98" w:author="Henrik Frisk" w:date="2023-11-08T10:03:00Z">
        <w:r w:rsidDel="00EA1CAA">
          <w:delText>e</w:delText>
        </w:r>
      </w:del>
      <w:r>
        <w:t xml:space="preserve"> </w:t>
      </w:r>
      <w:ins w:id="99" w:author="Henrik Frisk" w:date="2023-11-08T10:03:00Z">
        <w:r w:rsidR="00EA1CAA">
          <w:t>In a short passage he</w:t>
        </w:r>
      </w:ins>
      <w:ins w:id="100" w:author="Henrik Frisk" w:date="2023-11-08T10:15:00Z">
        <w:r w:rsidR="00EA1CAA">
          <w:t xml:space="preserve"> </w:t>
        </w:r>
      </w:ins>
      <w:r>
        <w:t xml:space="preserve">rejects the symbolic meaning of the </w:t>
      </w:r>
      <w:ins w:id="101" w:author="Henrik Frisk" w:date="2023-11-08T10:15:00Z">
        <w:r w:rsidR="00EA1CAA">
          <w:t>sounds of the growing industrial</w:t>
        </w:r>
      </w:ins>
      <w:ins w:id="102" w:author="Henrik Frisk" w:date="2023-11-08T10:16:00Z">
        <w:r w:rsidR="00EA1CAA">
          <w:t xml:space="preserve">ism </w:t>
        </w:r>
      </w:ins>
      <w:del w:id="103" w:author="Henrik Frisk" w:date="2023-11-08T10:15:00Z">
        <w:r w:rsidDel="00EA1CAA">
          <w:delText xml:space="preserve">engine whistles </w:delText>
        </w:r>
      </w:del>
      <w:r>
        <w:t>and points to our right to by ourselves define what musical meaning it has: "</w:t>
      </w:r>
      <w:ins w:id="104" w:author="Henrik Frisk" w:date="2023-11-08T10:15:00Z">
        <w:r w:rsidR="00EA1CAA">
          <w:t>If the engine whistles, let it whistle till it is hoarse for its pains. If the</w:t>
        </w:r>
        <w:r w:rsidR="00EA1CAA">
          <w:t xml:space="preserve"> </w:t>
        </w:r>
        <w:r w:rsidR="00EA1CAA">
          <w:t>bell rings, why should we run? We will consider what kind of music they are like.</w:t>
        </w:r>
        <w:r w:rsidR="00EA1CAA" w:rsidDel="00EA1CAA">
          <w:t xml:space="preserve"> </w:t>
        </w:r>
      </w:ins>
      <w:del w:id="105" w:author="Henrik Frisk" w:date="2023-11-08T10:15:00Z">
        <w:r w:rsidDel="00EA1CAA">
          <w:delText>We will consider what kind of music they are.</w:delText>
        </w:r>
      </w:del>
      <w:r>
        <w:t>" (Thoreau, 1854 p. 105)</w:t>
      </w:r>
    </w:p>
    <w:sectPr w:rsidR="00EF1DCA">
      <w:footerReference w:type="even" r:id="rId11"/>
      <w:footerReference w:type="default" r:id="rId12"/>
      <w:pgSz w:w="12240" w:h="15840"/>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Sanne Krogh Groth" w:date="2023-11-07T11:33:00Z" w:initials="SG">
    <w:p w14:paraId="0AF62EC2" w14:textId="77777777" w:rsidR="00F76011" w:rsidRDefault="00F76011" w:rsidP="00FE1F92">
      <w:r>
        <w:rPr>
          <w:rStyle w:val="CommentReference"/>
        </w:rPr>
        <w:annotationRef/>
      </w:r>
      <w:r>
        <w:rPr>
          <w:sz w:val="20"/>
          <w:szCs w:val="20"/>
        </w:rPr>
        <w:t>I think this is a postulate. Maybe soften to: can be interpreted… or if it is you interpretation - let us know this… Or - if it is Jacob’s words, which would surprise me if it was, make this clear.</w:t>
      </w:r>
    </w:p>
  </w:comment>
  <w:comment w:id="11" w:author="Sanne Krogh Groth" w:date="2023-11-07T11:40:00Z" w:initials="SG">
    <w:p w14:paraId="2C7589B5" w14:textId="77777777" w:rsidR="009E5190" w:rsidRDefault="009E5190" w:rsidP="008D2B5F">
      <w:r>
        <w:rPr>
          <w:rStyle w:val="CommentReference"/>
        </w:rPr>
        <w:annotationRef/>
      </w:r>
      <w:r>
        <w:rPr>
          <w:sz w:val="20"/>
          <w:szCs w:val="20"/>
        </w:rPr>
        <w:t>Maybe these changes - check gramma and what refers to what</w:t>
      </w:r>
    </w:p>
  </w:comment>
  <w:comment w:id="36" w:author="Sanne Krogh Groth" w:date="2023-11-07T11:57:00Z" w:initials="SG">
    <w:p w14:paraId="2E8DDF3E" w14:textId="77777777" w:rsidR="00157E72" w:rsidRDefault="00157E72" w:rsidP="00BB5850">
      <w:r>
        <w:rPr>
          <w:rStyle w:val="CommentReference"/>
        </w:rPr>
        <w:annotationRef/>
      </w:r>
      <w:r>
        <w:rPr>
          <w:color w:val="000000"/>
          <w:sz w:val="20"/>
          <w:szCs w:val="20"/>
        </w:rPr>
        <w:t xml:space="preserve">Of Jacob working, their own listening, or their general experience? </w:t>
      </w:r>
    </w:p>
  </w:comment>
  <w:comment w:id="38" w:author="Sanne Krogh Groth" w:date="2023-11-07T12:01:00Z" w:initials="SG">
    <w:p w14:paraId="6A996EC1" w14:textId="77777777" w:rsidR="00C05D36" w:rsidRDefault="00C05D36" w:rsidP="00CD3127">
      <w:r>
        <w:rPr>
          <w:rStyle w:val="CommentReference"/>
        </w:rPr>
        <w:annotationRef/>
      </w:r>
      <w:r>
        <w:rPr>
          <w:color w:val="000000"/>
          <w:sz w:val="20"/>
          <w:szCs w:val="20"/>
        </w:rPr>
        <w:t>This should either be developed or left out</w:t>
      </w:r>
    </w:p>
  </w:comment>
  <w:comment w:id="57" w:author="Sanne Krogh Groth" w:date="2023-11-07T12:05:00Z" w:initials="SG">
    <w:p w14:paraId="3FA1CC4A" w14:textId="77777777" w:rsidR="004A5B6C" w:rsidRDefault="004A5B6C" w:rsidP="00DB3647">
      <w:r>
        <w:rPr>
          <w:rStyle w:val="CommentReference"/>
        </w:rPr>
        <w:annotationRef/>
      </w:r>
      <w:r>
        <w:rPr>
          <w:color w:val="000000"/>
          <w:sz w:val="20"/>
          <w:szCs w:val="20"/>
        </w:rPr>
        <w:t>Maybe start in a more introducing manner</w:t>
      </w:r>
    </w:p>
  </w:comment>
  <w:comment w:id="60" w:author="Sanne Krogh Groth" w:date="2023-11-07T12:02:00Z" w:initials="SG">
    <w:p w14:paraId="54608E2C" w14:textId="36C82F49" w:rsidR="00212C26" w:rsidRDefault="00212C26" w:rsidP="00957C2C">
      <w:r>
        <w:rPr>
          <w:rStyle w:val="CommentReference"/>
        </w:rPr>
        <w:annotationRef/>
      </w:r>
      <w:r>
        <w:rPr>
          <w:color w:val="000000"/>
          <w:sz w:val="20"/>
          <w:szCs w:val="20"/>
        </w:rPr>
        <w:t>Check if you ”works” in plural - I would prefer ”work” all the way.</w:t>
      </w:r>
    </w:p>
  </w:comment>
  <w:comment w:id="63" w:author="Sanne Krogh Groth" w:date="2023-11-07T12:06:00Z" w:initials="SG">
    <w:p w14:paraId="6373043D" w14:textId="77777777" w:rsidR="004A5B6C" w:rsidRDefault="004A5B6C" w:rsidP="00607946">
      <w:r>
        <w:rPr>
          <w:rStyle w:val="CommentReference"/>
        </w:rPr>
        <w:annotationRef/>
      </w:r>
      <w:r>
        <w:rPr>
          <w:color w:val="000000"/>
          <w:sz w:val="20"/>
          <w:szCs w:val="20"/>
        </w:rPr>
        <w:t>To whom? Jacob, listeners or society?</w:t>
      </w:r>
    </w:p>
  </w:comment>
  <w:comment w:id="66" w:author="Sanne Krogh Groth" w:date="2023-11-07T12:07:00Z" w:initials="SG">
    <w:p w14:paraId="230797FC" w14:textId="77777777" w:rsidR="004A5B6C" w:rsidRDefault="004A5B6C" w:rsidP="00860561">
      <w:r>
        <w:rPr>
          <w:rStyle w:val="CommentReference"/>
        </w:rPr>
        <w:annotationRef/>
      </w:r>
      <w:r>
        <w:rPr>
          <w:color w:val="000000"/>
          <w:sz w:val="20"/>
          <w:szCs w:val="20"/>
        </w:rPr>
        <w:t xml:space="preserve">Maybe ”acceptable”? </w:t>
      </w:r>
    </w:p>
  </w:comment>
  <w:comment w:id="72" w:author="Sanne Krogh Groth" w:date="2023-11-07T12:10:00Z" w:initials="SG">
    <w:p w14:paraId="22D13450" w14:textId="77777777" w:rsidR="004A5B6C" w:rsidRDefault="004A5B6C" w:rsidP="00262AC4">
      <w:r>
        <w:rPr>
          <w:rStyle w:val="CommentReference"/>
        </w:rPr>
        <w:annotationRef/>
      </w:r>
      <w:r>
        <w:rPr>
          <w:color w:val="000000"/>
          <w:sz w:val="20"/>
          <w:szCs w:val="20"/>
        </w:rPr>
        <w:t>Maybe develop this - I’m not sure I understand.</w:t>
      </w:r>
    </w:p>
  </w:comment>
  <w:comment w:id="89" w:author="Sanne Krogh Groth" w:date="2023-11-07T13:50:00Z" w:initials="SKG">
    <w:p w14:paraId="1535C17A" w14:textId="77777777" w:rsidR="007813C5" w:rsidRDefault="007813C5" w:rsidP="00A53803">
      <w:r>
        <w:rPr>
          <w:rStyle w:val="CommentReference"/>
        </w:rPr>
        <w:annotationRef/>
      </w:r>
      <w:r>
        <w:rPr>
          <w:color w:val="000000"/>
          <w:sz w:val="20"/>
          <w:szCs w:val="20"/>
        </w:rPr>
        <w:t xml:space="preserve">Introduce who he 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AF62EC2" w15:done="1"/>
  <w15:commentEx w15:paraId="2C7589B5" w15:done="1"/>
  <w15:commentEx w15:paraId="2E8DDF3E" w15:done="1"/>
  <w15:commentEx w15:paraId="6A996EC1" w15:done="1"/>
  <w15:commentEx w15:paraId="3FA1CC4A" w15:done="1"/>
  <w15:commentEx w15:paraId="54608E2C" w15:done="1"/>
  <w15:commentEx w15:paraId="6373043D" w15:done="1"/>
  <w15:commentEx w15:paraId="230797FC" w15:done="1"/>
  <w15:commentEx w15:paraId="22D13450" w15:done="1"/>
  <w15:commentEx w15:paraId="1535C17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CB6F8DB" w16cex:dateUtc="2023-11-07T10:33:00Z"/>
  <w16cex:commentExtensible w16cex:durableId="5AF424D9" w16cex:dateUtc="2023-11-07T10:40:00Z"/>
  <w16cex:commentExtensible w16cex:durableId="47CB5A9E" w16cex:dateUtc="2023-11-07T10:57:00Z"/>
  <w16cex:commentExtensible w16cex:durableId="1049399D" w16cex:dateUtc="2023-11-07T11:01:00Z"/>
  <w16cex:commentExtensible w16cex:durableId="11B5CC89" w16cex:dateUtc="2023-11-07T11:05:00Z"/>
  <w16cex:commentExtensible w16cex:durableId="69F8BBEF" w16cex:dateUtc="2023-11-07T11:02:00Z"/>
  <w16cex:commentExtensible w16cex:durableId="3382B0B0" w16cex:dateUtc="2023-11-07T11:06:00Z"/>
  <w16cex:commentExtensible w16cex:durableId="3204B253" w16cex:dateUtc="2023-11-07T11:07:00Z"/>
  <w16cex:commentExtensible w16cex:durableId="67635AE1" w16cex:dateUtc="2023-11-07T11:10:00Z"/>
  <w16cex:commentExtensible w16cex:durableId="02C9A192" w16cex:dateUtc="2023-11-07T12: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AF62EC2" w16cid:durableId="3CB6F8DB"/>
  <w16cid:commentId w16cid:paraId="2C7589B5" w16cid:durableId="5AF424D9"/>
  <w16cid:commentId w16cid:paraId="2E8DDF3E" w16cid:durableId="47CB5A9E"/>
  <w16cid:commentId w16cid:paraId="6A996EC1" w16cid:durableId="1049399D"/>
  <w16cid:commentId w16cid:paraId="3FA1CC4A" w16cid:durableId="11B5CC89"/>
  <w16cid:commentId w16cid:paraId="54608E2C" w16cid:durableId="69F8BBEF"/>
  <w16cid:commentId w16cid:paraId="6373043D" w16cid:durableId="3382B0B0"/>
  <w16cid:commentId w16cid:paraId="230797FC" w16cid:durableId="3204B253"/>
  <w16cid:commentId w16cid:paraId="22D13450" w16cid:durableId="67635AE1"/>
  <w16cid:commentId w16cid:paraId="1535C17A" w16cid:durableId="02C9A1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F2386" w14:textId="77777777" w:rsidR="00627FC3" w:rsidRDefault="00627FC3">
      <w:pPr>
        <w:spacing w:after="0"/>
      </w:pPr>
      <w:r>
        <w:separator/>
      </w:r>
    </w:p>
  </w:endnote>
  <w:endnote w:type="continuationSeparator" w:id="0">
    <w:p w14:paraId="511A4FB2" w14:textId="77777777" w:rsidR="00627FC3" w:rsidRDefault="00627F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67521"/>
      <w:docPartObj>
        <w:docPartGallery w:val="Page Numbers (Bottom of Page)"/>
        <w:docPartUnique/>
      </w:docPartObj>
    </w:sdtPr>
    <w:sdtContent>
      <w:p w14:paraId="656E7592" w14:textId="1B6BA26D" w:rsidR="006B0DBA" w:rsidRDefault="006B0DBA" w:rsidP="005604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774487" w14:textId="77777777" w:rsidR="006B0DBA" w:rsidRDefault="006B0DBA" w:rsidP="006B0D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9105387"/>
      <w:docPartObj>
        <w:docPartGallery w:val="Page Numbers (Bottom of Page)"/>
        <w:docPartUnique/>
      </w:docPartObj>
    </w:sdtPr>
    <w:sdtContent>
      <w:p w14:paraId="53B34901" w14:textId="285A4ABA" w:rsidR="006B0DBA" w:rsidRDefault="006B0DBA" w:rsidP="0056041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7906F7" w14:textId="77777777" w:rsidR="006B0DBA" w:rsidRDefault="006B0DBA" w:rsidP="006B0D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2DE23" w14:textId="77777777" w:rsidR="00627FC3" w:rsidRDefault="00627FC3">
      <w:r>
        <w:separator/>
      </w:r>
    </w:p>
  </w:footnote>
  <w:footnote w:type="continuationSeparator" w:id="0">
    <w:p w14:paraId="2A197436" w14:textId="77777777" w:rsidR="00627FC3" w:rsidRDefault="00627F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406A0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540796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nne Krogh Groth">
    <w15:presenceInfo w15:providerId="AD" w15:userId="S::sa6640kr@lu.se::ef4abc08-7e10-48f2-a4ee-a90db64dfe81"/>
  </w15:person>
  <w15:person w15:author="Henrik Frisk">
    <w15:presenceInfo w15:providerId="AD" w15:userId="S::henrik.frisk@kmh.se::072a7d9e-f724-4010-898c-879a874986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DCA"/>
    <w:rsid w:val="00005D7A"/>
    <w:rsid w:val="00151189"/>
    <w:rsid w:val="00157E72"/>
    <w:rsid w:val="001D70D7"/>
    <w:rsid w:val="00212C26"/>
    <w:rsid w:val="00363EE9"/>
    <w:rsid w:val="004A5B6C"/>
    <w:rsid w:val="004D4185"/>
    <w:rsid w:val="00627FC3"/>
    <w:rsid w:val="0065461D"/>
    <w:rsid w:val="006B0DBA"/>
    <w:rsid w:val="007813C5"/>
    <w:rsid w:val="009E3F9E"/>
    <w:rsid w:val="009E5190"/>
    <w:rsid w:val="00C05D36"/>
    <w:rsid w:val="00CB0AED"/>
    <w:rsid w:val="00D44295"/>
    <w:rsid w:val="00DB220F"/>
    <w:rsid w:val="00EA1CAA"/>
    <w:rsid w:val="00EF1DCA"/>
    <w:rsid w:val="00F7601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79A5DD"/>
  <w15:docId w15:val="{2BB92B29-365E-3E44-85CE-E6C9E4F2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F76011"/>
    <w:pPr>
      <w:spacing w:after="0"/>
    </w:pPr>
  </w:style>
  <w:style w:type="character" w:styleId="CommentReference">
    <w:name w:val="annotation reference"/>
    <w:basedOn w:val="DefaultParagraphFont"/>
    <w:rsid w:val="00F76011"/>
    <w:rPr>
      <w:sz w:val="16"/>
      <w:szCs w:val="16"/>
    </w:rPr>
  </w:style>
  <w:style w:type="paragraph" w:styleId="CommentText">
    <w:name w:val="annotation text"/>
    <w:basedOn w:val="Normal"/>
    <w:link w:val="CommentTextChar"/>
    <w:rsid w:val="00F76011"/>
    <w:rPr>
      <w:sz w:val="20"/>
      <w:szCs w:val="20"/>
    </w:rPr>
  </w:style>
  <w:style w:type="character" w:customStyle="1" w:styleId="CommentTextChar">
    <w:name w:val="Comment Text Char"/>
    <w:basedOn w:val="DefaultParagraphFont"/>
    <w:link w:val="CommentText"/>
    <w:rsid w:val="00F76011"/>
    <w:rPr>
      <w:sz w:val="20"/>
      <w:szCs w:val="20"/>
    </w:rPr>
  </w:style>
  <w:style w:type="paragraph" w:styleId="CommentSubject">
    <w:name w:val="annotation subject"/>
    <w:basedOn w:val="CommentText"/>
    <w:next w:val="CommentText"/>
    <w:link w:val="CommentSubjectChar"/>
    <w:rsid w:val="00F76011"/>
    <w:rPr>
      <w:b/>
      <w:bCs/>
    </w:rPr>
  </w:style>
  <w:style w:type="character" w:customStyle="1" w:styleId="CommentSubjectChar">
    <w:name w:val="Comment Subject Char"/>
    <w:basedOn w:val="CommentTextChar"/>
    <w:link w:val="CommentSubject"/>
    <w:rsid w:val="00F76011"/>
    <w:rPr>
      <w:b/>
      <w:bCs/>
      <w:sz w:val="20"/>
      <w:szCs w:val="20"/>
    </w:rPr>
  </w:style>
  <w:style w:type="paragraph" w:styleId="Header">
    <w:name w:val="header"/>
    <w:basedOn w:val="Normal"/>
    <w:link w:val="HeaderChar"/>
    <w:rsid w:val="006B0DBA"/>
    <w:pPr>
      <w:tabs>
        <w:tab w:val="center" w:pos="4536"/>
        <w:tab w:val="right" w:pos="9072"/>
      </w:tabs>
      <w:spacing w:after="0"/>
    </w:pPr>
  </w:style>
  <w:style w:type="character" w:customStyle="1" w:styleId="HeaderChar">
    <w:name w:val="Header Char"/>
    <w:basedOn w:val="DefaultParagraphFont"/>
    <w:link w:val="Header"/>
    <w:rsid w:val="006B0DBA"/>
  </w:style>
  <w:style w:type="paragraph" w:styleId="Footer">
    <w:name w:val="footer"/>
    <w:basedOn w:val="Normal"/>
    <w:link w:val="FooterChar"/>
    <w:rsid w:val="006B0DBA"/>
    <w:pPr>
      <w:tabs>
        <w:tab w:val="center" w:pos="4536"/>
        <w:tab w:val="right" w:pos="9072"/>
      </w:tabs>
      <w:spacing w:after="0"/>
    </w:pPr>
  </w:style>
  <w:style w:type="character" w:customStyle="1" w:styleId="FooterChar">
    <w:name w:val="Footer Char"/>
    <w:basedOn w:val="DefaultParagraphFont"/>
    <w:link w:val="Footer"/>
    <w:rsid w:val="006B0DBA"/>
  </w:style>
  <w:style w:type="character" w:styleId="PageNumber">
    <w:name w:val="page number"/>
    <w:basedOn w:val="DefaultParagraphFont"/>
    <w:rsid w:val="006B0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1649</Words>
  <Characters>9405</Characters>
  <Application>Microsoft Office Word</Application>
  <DocSecurity>0</DocSecurity>
  <Lines>78</Lines>
  <Paragraphs>22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Jacob Kirkegard interview: the sounds for themselves</vt:lpstr>
      <vt:lpstr>Jacob Kirkegard interview: the sounds for themselves</vt:lpstr>
    </vt:vector>
  </TitlesOfParts>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Jacob Kirkegard interview: the sounds for themselves</dc:title>
  <dc:creator>Henrik Frisk</dc:creator>
  <cp:keywords/>
  <cp:lastModifiedBy>Henrik Frisk</cp:lastModifiedBy>
  <cp:revision>4</cp:revision>
  <dcterms:created xsi:type="dcterms:W3CDTF">2023-11-08T09:17:00Z</dcterms:created>
  <dcterms:modified xsi:type="dcterms:W3CDTF">2023-11-08T09:23:00Z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