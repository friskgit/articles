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D6D7E" w14:textId="77777777" w:rsidR="00F354F1" w:rsidRDefault="00000000">
      <w:pPr>
        <w:pStyle w:val="Brdtext"/>
      </w:pPr>
      <w:r>
        <w:t>Diskussionen om konstnärlig forskning, som p</w:t>
      </w:r>
      <w:r>
        <w:rPr>
          <w:lang w:val="da-DK"/>
        </w:rPr>
        <w:t>å</w:t>
      </w:r>
      <w:r>
        <w:t>g</w:t>
      </w:r>
      <w:r>
        <w:rPr>
          <w:lang w:val="da-DK"/>
        </w:rPr>
        <w:t>å</w:t>
      </w:r>
      <w:proofErr w:type="spellStart"/>
      <w:r>
        <w:t>tt</w:t>
      </w:r>
      <w:proofErr w:type="spellEnd"/>
      <w:r>
        <w:t xml:space="preserve"> sedan i november i Parabol, fortsätter här med ett inlägg fr</w:t>
      </w:r>
      <w:r>
        <w:rPr>
          <w:lang w:val="da-DK"/>
        </w:rPr>
        <w:t>å</w:t>
      </w:r>
      <w:r>
        <w:t xml:space="preserve">n </w:t>
      </w:r>
      <w:proofErr w:type="spellStart"/>
      <w:r>
        <w:t>musikh</w:t>
      </w:r>
      <w:proofErr w:type="spellEnd"/>
      <w:r>
        <w:rPr>
          <w:lang w:val="da-DK"/>
        </w:rPr>
        <w:t>å</w:t>
      </w:r>
      <w:proofErr w:type="spellStart"/>
      <w:r>
        <w:t>llet</w:t>
      </w:r>
      <w:proofErr w:type="spellEnd"/>
      <w:r>
        <w:t>. Alla olika kulturfält har olika förutsättningar inom forskningen, menar skribenten, som är professor i digital ljudkonst på Kungliga Musikhögskolan i Stockholm.</w:t>
      </w:r>
    </w:p>
    <w:p w14:paraId="200E579D" w14:textId="77777777" w:rsidR="00F354F1" w:rsidRDefault="00F354F1">
      <w:pPr>
        <w:pStyle w:val="Brdtext"/>
      </w:pPr>
    </w:p>
    <w:p w14:paraId="6143D788" w14:textId="3CC442F5" w:rsidR="00F354F1" w:rsidRDefault="00000000">
      <w:pPr>
        <w:pStyle w:val="Brdtext"/>
      </w:pPr>
      <w:r>
        <w:t xml:space="preserve">I </w:t>
      </w:r>
      <w:r w:rsidRPr="0086046A">
        <w:rPr>
          <w:strike/>
          <w:rPrChange w:id="0" w:author="Henrik Frisk" w:date="2025-03-30T14:55:00Z" w16du:dateUtc="2025-03-30T12:55:00Z">
            <w:rPr/>
          </w:rPrChange>
        </w:rPr>
        <w:t>diskussioner</w:t>
      </w:r>
      <w:r>
        <w:t xml:space="preserve"> </w:t>
      </w:r>
      <w:r w:rsidR="00CE6D01" w:rsidRPr="0086046A">
        <w:rPr>
          <w:color w:val="FF0000"/>
          <w:rPrChange w:id="1" w:author="Henrik Frisk" w:date="2025-03-30T14:55:00Z" w16du:dateUtc="2025-03-30T12:55:00Z">
            <w:rPr/>
          </w:rPrChange>
        </w:rPr>
        <w:t>debatter</w:t>
      </w:r>
      <w:r w:rsidR="00CE6D01" w:rsidRPr="0086046A">
        <w:rPr>
          <w:color w:val="FF0000"/>
          <w:rPrChange w:id="2" w:author="Henrik Frisk" w:date="2025-03-30T14:55:00Z" w16du:dateUtc="2025-03-30T12:55:00Z">
            <w:rPr/>
          </w:rPrChange>
        </w:rPr>
        <w:t xml:space="preserve"> </w:t>
      </w:r>
      <w:r>
        <w:t xml:space="preserve">där konstnärlig forskning har diskuterats betraktas den ofta som ett gemensamt fält, eller i vissa fall ett ämne. Det är inte så konstigt, det </w:t>
      </w:r>
      <w:proofErr w:type="spellStart"/>
      <w:r>
        <w:t>framstä</w:t>
      </w:r>
      <w:r>
        <w:rPr>
          <w:lang w:val="de-DE"/>
        </w:rPr>
        <w:t>lls</w:t>
      </w:r>
      <w:proofErr w:type="spellEnd"/>
      <w:r>
        <w:rPr>
          <w:lang w:val="de-DE"/>
        </w:rPr>
        <w:t xml:space="preserve"> s</w:t>
      </w:r>
      <w:r>
        <w:t xml:space="preserve">å i examensordningar och hos </w:t>
      </w:r>
      <w:proofErr w:type="spellStart"/>
      <w:r>
        <w:t>Vetenskapsr</w:t>
      </w:r>
      <w:proofErr w:type="spellEnd"/>
      <w:r>
        <w:rPr>
          <w:lang w:val="da-DK"/>
        </w:rPr>
        <w:t>å</w:t>
      </w:r>
      <w:r>
        <w:t>det som ä</w:t>
      </w:r>
      <w:r>
        <w:rPr>
          <w:lang w:val="da-DK"/>
        </w:rPr>
        <w:t xml:space="preserve">r den </w:t>
      </w:r>
      <w:proofErr w:type="spellStart"/>
      <w:r>
        <w:rPr>
          <w:lang w:val="da-DK"/>
        </w:rPr>
        <w:t>st</w:t>
      </w:r>
      <w:r>
        <w:t>örsta</w:t>
      </w:r>
      <w:proofErr w:type="spellEnd"/>
      <w:r>
        <w:t xml:space="preserve"> enskilda finansiären av konstnärlig forskning.((</w:t>
      </w:r>
      <w:proofErr w:type="spellStart"/>
      <w:r>
        <w:t>Vetenskapsr</w:t>
      </w:r>
      <w:proofErr w:type="spellEnd"/>
      <w:r>
        <w:rPr>
          <w:lang w:val="da-DK"/>
        </w:rPr>
        <w:t>å</w:t>
      </w:r>
      <w:r>
        <w:t>det, "Forskningsöversikt 2023: Konstnärlig forskning", https://www.vr.se/analys/rapporter/vara-rapporter/2023-01-26-forskningsoversikt-2023-konstnarlig-forskning.html, 2023)) Debatten som förts de senaste fyra eller fem m</w:t>
      </w:r>
      <w:r>
        <w:rPr>
          <w:lang w:val="da-DK"/>
        </w:rPr>
        <w:t>å</w:t>
      </w:r>
      <w:proofErr w:type="spellStart"/>
      <w:r>
        <w:t>naderna</w:t>
      </w:r>
      <w:proofErr w:type="spellEnd"/>
      <w:r>
        <w:t xml:space="preserve">, här i Parabol, i DN och i Expressen, och som till stor del varit </w:t>
      </w:r>
      <w:proofErr w:type="spellStart"/>
      <w:r>
        <w:t>prä</w:t>
      </w:r>
      <w:proofErr w:type="spellEnd"/>
      <w:r>
        <w:rPr>
          <w:lang w:val="da-DK"/>
        </w:rPr>
        <w:t>glad p</w:t>
      </w:r>
      <w:r>
        <w:t xml:space="preserve">å Bogdan </w:t>
      </w:r>
      <w:proofErr w:type="spellStart"/>
      <w:r>
        <w:t>Szybers</w:t>
      </w:r>
      <w:proofErr w:type="spellEnd"/>
      <w:r>
        <w:t xml:space="preserve"> underkända avhandling </w:t>
      </w:r>
      <w:proofErr w:type="spellStart"/>
      <w:r>
        <w:t>Fauxthentication</w:t>
      </w:r>
      <w:proofErr w:type="spellEnd"/>
      <w:r>
        <w:t xml:space="preserve"> – Art, </w:t>
      </w:r>
      <w:proofErr w:type="spellStart"/>
      <w:r>
        <w:t>Academia</w:t>
      </w:r>
      <w:proofErr w:type="spellEnd"/>
      <w:r>
        <w:t xml:space="preserve"> &amp; </w:t>
      </w:r>
      <w:proofErr w:type="spellStart"/>
      <w:r>
        <w:t>Authorship</w:t>
      </w:r>
      <w:proofErr w:type="spellEnd"/>
      <w:r>
        <w:t>, har i huvudsak handlat om forskning i ämnen som hör hemma på Stockholms Konstnärliga Högskola, även om det skett under samlingsnamnet konstnärlig forskning.</w:t>
      </w:r>
    </w:p>
    <w:p w14:paraId="02B070C6" w14:textId="77777777" w:rsidR="00F354F1" w:rsidRDefault="00F354F1">
      <w:pPr>
        <w:pStyle w:val="Brdtext"/>
      </w:pPr>
    </w:p>
    <w:p w14:paraId="45E312C7" w14:textId="42EF82DF" w:rsidR="00F354F1" w:rsidRDefault="00000000">
      <w:pPr>
        <w:pStyle w:val="Brdtext"/>
      </w:pPr>
      <w:r>
        <w:t>Jag h</w:t>
      </w:r>
      <w:proofErr w:type="spellStart"/>
      <w:r>
        <w:rPr>
          <w:lang w:val="da-DK"/>
        </w:rPr>
        <w:t>åller</w:t>
      </w:r>
      <w:proofErr w:type="spellEnd"/>
      <w:r>
        <w:rPr>
          <w:lang w:val="da-DK"/>
        </w:rPr>
        <w:t xml:space="preserve"> med Ellen Rø</w:t>
      </w:r>
      <w:r>
        <w:t>ed om att "ny kunskap, nya metoder, nya sätt att tänka, uppfatta och skapa konst, m</w:t>
      </w:r>
      <w:r>
        <w:rPr>
          <w:lang w:val="da-DK"/>
        </w:rPr>
        <w:t>å</w:t>
      </w:r>
      <w:proofErr w:type="spellStart"/>
      <w:r>
        <w:t>ste</w:t>
      </w:r>
      <w:proofErr w:type="spellEnd"/>
      <w:r>
        <w:t xml:space="preserve"> uppstå genom att faktiskt göra konst."((R</w:t>
      </w:r>
      <w:proofErr w:type="spellStart"/>
      <w:r>
        <w:rPr>
          <w:lang w:val="da-DK"/>
        </w:rPr>
        <w:t>øed</w:t>
      </w:r>
      <w:proofErr w:type="spellEnd"/>
      <w:r>
        <w:rPr>
          <w:lang w:val="da-DK"/>
        </w:rPr>
        <w:t>, Ellen, "</w:t>
      </w:r>
      <w:proofErr w:type="spellStart"/>
      <w:r>
        <w:rPr>
          <w:lang w:val="da-DK"/>
        </w:rPr>
        <w:t>Konst</w:t>
      </w:r>
      <w:proofErr w:type="spellEnd"/>
      <w:r>
        <w:rPr>
          <w:lang w:val="da-DK"/>
        </w:rPr>
        <w:t xml:space="preserve"> </w:t>
      </w:r>
      <w:r>
        <w:t xml:space="preserve">är forskningsresultat", Parabol </w:t>
      </w:r>
      <w:proofErr w:type="gramStart"/>
      <w:r>
        <w:t>1-2025</w:t>
      </w:r>
      <w:proofErr w:type="gramEnd"/>
      <w:r>
        <w:t xml:space="preserve">)) Det sammanfattar två </w:t>
      </w:r>
      <w:proofErr w:type="spellStart"/>
      <w:r>
        <w:rPr>
          <w:lang w:val="de-DE"/>
        </w:rPr>
        <w:t>grundf</w:t>
      </w:r>
      <w:r>
        <w:t>örutsättningar</w:t>
      </w:r>
      <w:proofErr w:type="spellEnd"/>
      <w:r>
        <w:t xml:space="preserve"> för konstnärlig forskning; (a) övertygelsen att det finns en kunskap i konstnärlig praktik, (b) att den konstnärliga forskaren </w:t>
      </w:r>
      <w:proofErr w:type="spellStart"/>
      <w:r>
        <w:t>utg</w:t>
      </w:r>
      <w:proofErr w:type="spellEnd"/>
      <w:r>
        <w:rPr>
          <w:lang w:val="da-DK"/>
        </w:rPr>
        <w:t>å</w:t>
      </w:r>
      <w:r>
        <w:t>r fr</w:t>
      </w:r>
      <w:proofErr w:type="spellStart"/>
      <w:r>
        <w:rPr>
          <w:lang w:val="da-DK"/>
        </w:rPr>
        <w:t>ån</w:t>
      </w:r>
      <w:proofErr w:type="spellEnd"/>
      <w:r>
        <w:rPr>
          <w:lang w:val="da-DK"/>
        </w:rPr>
        <w:t xml:space="preserve"> det </w:t>
      </w:r>
      <w:proofErr w:type="spellStart"/>
      <w:r>
        <w:rPr>
          <w:lang w:val="da-DK"/>
        </w:rPr>
        <w:t>konstn</w:t>
      </w:r>
      <w:proofErr w:type="spellEnd"/>
      <w:r>
        <w:t xml:space="preserve">ärliga arbete hen utför. Om man inte tror på </w:t>
      </w:r>
      <w:r>
        <w:rPr>
          <w:lang w:val="da-DK"/>
        </w:rPr>
        <w:t>den f</w:t>
      </w:r>
      <w:proofErr w:type="spellStart"/>
      <w:r>
        <w:t>örsta</w:t>
      </w:r>
      <w:proofErr w:type="spellEnd"/>
      <w:r>
        <w:t xml:space="preserve">, vilket naturligtvis inte är </w:t>
      </w:r>
      <w:proofErr w:type="spellStart"/>
      <w:r>
        <w:t>nödvä</w:t>
      </w:r>
      <w:r>
        <w:rPr>
          <w:lang w:val="da-DK"/>
        </w:rPr>
        <w:t>ndigt</w:t>
      </w:r>
      <w:proofErr w:type="spellEnd"/>
      <w:r>
        <w:rPr>
          <w:lang w:val="da-DK"/>
        </w:rPr>
        <w:t xml:space="preserve"> (se Lyra </w:t>
      </w:r>
      <w:proofErr w:type="spellStart"/>
      <w:r>
        <w:rPr>
          <w:lang w:val="da-DK"/>
        </w:rPr>
        <w:t>Ekstr</w:t>
      </w:r>
      <w:proofErr w:type="spellEnd"/>
      <w:r>
        <w:t>ö</w:t>
      </w:r>
      <w:r>
        <w:rPr>
          <w:lang w:val="da-DK"/>
        </w:rPr>
        <w:t xml:space="preserve">m </w:t>
      </w:r>
      <w:proofErr w:type="spellStart"/>
      <w:r>
        <w:rPr>
          <w:lang w:val="da-DK"/>
        </w:rPr>
        <w:t>Lindb</w:t>
      </w:r>
      <w:r>
        <w:t>äcks</w:t>
      </w:r>
      <w:proofErr w:type="spellEnd"/>
      <w:r>
        <w:t xml:space="preserve"> diskussion i </w:t>
      </w:r>
      <w:r>
        <w:rPr>
          <w:rtl/>
        </w:rPr>
        <w:t>’</w:t>
      </w:r>
      <w:r>
        <w:t>Statstrogna konstnärer utan publik</w:t>
      </w:r>
      <w:r>
        <w:rPr>
          <w:rtl/>
        </w:rPr>
        <w:t xml:space="preserve">’ </w:t>
      </w:r>
      <w:r w:rsidRPr="00CE6D01">
        <w:t>i Respons), s</w:t>
      </w:r>
      <w:r>
        <w:t xml:space="preserve">å kommer företeelsen konstnärlig forskning att framstå som helt </w:t>
      </w:r>
      <w:proofErr w:type="spellStart"/>
      <w:r>
        <w:t>meningslö</w:t>
      </w:r>
      <w:proofErr w:type="spellEnd"/>
      <w:r>
        <w:rPr>
          <w:lang w:val="da-DK"/>
        </w:rPr>
        <w:t>s.((</w:t>
      </w:r>
      <w:proofErr w:type="spellStart"/>
      <w:r>
        <w:rPr>
          <w:lang w:val="da-DK"/>
        </w:rPr>
        <w:t>Ekstr</w:t>
      </w:r>
      <w:proofErr w:type="spellEnd"/>
      <w:r>
        <w:t>ö</w:t>
      </w:r>
      <w:r>
        <w:rPr>
          <w:lang w:val="da-DK"/>
        </w:rPr>
        <w:t xml:space="preserve">m </w:t>
      </w:r>
      <w:proofErr w:type="spellStart"/>
      <w:r>
        <w:rPr>
          <w:lang w:val="da-DK"/>
        </w:rPr>
        <w:t>Lindb</w:t>
      </w:r>
      <w:r>
        <w:t>äck</w:t>
      </w:r>
      <w:proofErr w:type="spellEnd"/>
      <w:r>
        <w:t xml:space="preserve">, Lyra, "Statstrogna konstnärer utan publik", Respons september 2024)) Om man inte tror på den andra principen, att forskaren kan utvinna denna kunskap ur sin </w:t>
      </w:r>
      <w:r w:rsidRPr="0086046A">
        <w:rPr>
          <w:strike/>
          <w:rPrChange w:id="3" w:author="Henrik Frisk" w:date="2025-03-30T14:56:00Z" w16du:dateUtc="2025-03-30T12:56:00Z">
            <w:rPr/>
          </w:rPrChange>
        </w:rPr>
        <w:t>egen</w:t>
      </w:r>
      <w:r>
        <w:t xml:space="preserve"> </w:t>
      </w:r>
      <w:r w:rsidR="00CE6D01" w:rsidRPr="0086046A">
        <w:rPr>
          <w:color w:val="FF0000"/>
          <w:rPrChange w:id="4" w:author="Henrik Frisk" w:date="2025-03-30T14:56:00Z" w16du:dateUtc="2025-03-30T12:56:00Z">
            <w:rPr/>
          </w:rPrChange>
        </w:rPr>
        <w:t>konstnärliga</w:t>
      </w:r>
      <w:r w:rsidR="00CE6D01" w:rsidRPr="0086046A">
        <w:rPr>
          <w:color w:val="FF0000"/>
          <w:rPrChange w:id="5" w:author="Henrik Frisk" w:date="2025-03-30T14:56:00Z" w16du:dateUtc="2025-03-30T12:56:00Z">
            <w:rPr/>
          </w:rPrChange>
        </w:rPr>
        <w:t xml:space="preserve"> </w:t>
      </w:r>
      <w:r>
        <w:t xml:space="preserve">praktik på ett sätt som bidrar till en breddning och fördjupning av kunskapsfältet för konst i allmänhet, är </w:t>
      </w:r>
      <w:r w:rsidRPr="0086046A">
        <w:rPr>
          <w:strike/>
          <w:rPrChange w:id="6" w:author="Henrik Frisk" w:date="2025-03-30T14:56:00Z" w16du:dateUtc="2025-03-30T12:56:00Z">
            <w:rPr/>
          </w:rPrChange>
        </w:rPr>
        <w:t>det heller inte möjligt att förstå</w:t>
      </w:r>
      <w:del w:id="7" w:author="Henrik Frisk" w:date="2025-03-30T14:48:00Z" w16du:dateUtc="2025-03-30T12:48:00Z">
        <w:r w:rsidDel="00CE6D01">
          <w:delText xml:space="preserve"> </w:delText>
        </w:r>
      </w:del>
      <w:r>
        <w:t xml:space="preserve">poängen med </w:t>
      </w:r>
      <w:del w:id="8" w:author="Henrik Frisk" w:date="2025-03-30T14:49:00Z" w16du:dateUtc="2025-03-30T12:49:00Z">
        <w:r w:rsidRPr="0086046A" w:rsidDel="00CE6D01">
          <w:rPr>
            <w:strike/>
            <w:rPrChange w:id="9" w:author="Henrik Frisk" w:date="2025-03-30T14:56:00Z" w16du:dateUtc="2025-03-30T12:56:00Z">
              <w:rPr/>
            </w:rPrChange>
          </w:rPr>
          <w:delText xml:space="preserve">denna typ av </w:delText>
        </w:r>
      </w:del>
      <w:r w:rsidRPr="0086046A">
        <w:rPr>
          <w:color w:val="FF0000"/>
        </w:rPr>
        <w:t>forskning</w:t>
      </w:r>
      <w:ins w:id="10" w:author="Henrik Frisk" w:date="2025-03-30T14:49:00Z" w16du:dateUtc="2025-03-30T12:49:00Z">
        <w:r w:rsidR="00CE6D01" w:rsidRPr="0086046A">
          <w:rPr>
            <w:color w:val="FF0000"/>
          </w:rPr>
          <w:t xml:space="preserve">en </w:t>
        </w:r>
        <w:r w:rsidR="00CE6D01" w:rsidRPr="0086046A">
          <w:rPr>
            <w:color w:val="FF0000"/>
          </w:rPr>
          <w:t xml:space="preserve">också svår att uppskatta. </w:t>
        </w:r>
        <w:r w:rsidR="00CE6D01" w:rsidRPr="0086046A">
          <w:rPr>
            <w:color w:val="FF0000"/>
          </w:rPr>
          <w:t>E</w:t>
        </w:r>
      </w:ins>
      <w:ins w:id="11" w:author="Henrik Frisk" w:date="2025-03-30T14:50:00Z" w16du:dateUtc="2025-03-30T12:50:00Z">
        <w:r w:rsidR="00CE6D01" w:rsidRPr="0086046A">
          <w:rPr>
            <w:color w:val="FF0000"/>
          </w:rPr>
          <w:t>n k</w:t>
        </w:r>
      </w:ins>
      <w:ins w:id="12" w:author="Henrik Frisk" w:date="2025-03-30T14:49:00Z" w16du:dateUtc="2025-03-30T12:49:00Z">
        <w:r w:rsidR="00CE6D01" w:rsidRPr="0086046A">
          <w:rPr>
            <w:color w:val="FF0000"/>
          </w:rPr>
          <w:t xml:space="preserve">ritik </w:t>
        </w:r>
      </w:ins>
      <w:ins w:id="13" w:author="Henrik Frisk" w:date="2025-03-30T14:50:00Z" w16du:dateUtc="2025-03-30T12:50:00Z">
        <w:r w:rsidR="00CE6D01" w:rsidRPr="0086046A">
          <w:rPr>
            <w:color w:val="FF0000"/>
          </w:rPr>
          <w:t>mot</w:t>
        </w:r>
      </w:ins>
      <w:ins w:id="14" w:author="Henrik Frisk" w:date="2025-03-30T14:49:00Z" w16du:dateUtc="2025-03-30T12:49:00Z">
        <w:r w:rsidR="00CE6D01" w:rsidRPr="0086046A">
          <w:rPr>
            <w:color w:val="FF0000"/>
          </w:rPr>
          <w:t xml:space="preserve"> konstnärlig forskning </w:t>
        </w:r>
      </w:ins>
      <w:ins w:id="15" w:author="Henrik Frisk" w:date="2025-03-30T14:50:00Z" w16du:dateUtc="2025-03-30T12:50:00Z">
        <w:r w:rsidR="00CE6D01" w:rsidRPr="0086046A">
          <w:rPr>
            <w:color w:val="FF0000"/>
          </w:rPr>
          <w:t xml:space="preserve">är till exempel att den </w:t>
        </w:r>
      </w:ins>
      <w:ins w:id="16" w:author="Henrik Frisk" w:date="2025-03-30T14:49:00Z" w16du:dateUtc="2025-03-30T12:49:00Z">
        <w:r w:rsidR="00CE6D01" w:rsidRPr="0086046A">
          <w:rPr>
            <w:color w:val="FF0000"/>
          </w:rPr>
          <w:t xml:space="preserve">blir solipsistisk och att det </w:t>
        </w:r>
      </w:ins>
      <w:ins w:id="17" w:author="Henrik Frisk" w:date="2025-03-30T14:50:00Z" w16du:dateUtc="2025-03-30T12:50:00Z">
        <w:r w:rsidR="00CE6D01" w:rsidRPr="0086046A">
          <w:rPr>
            <w:color w:val="FF0000"/>
          </w:rPr>
          <w:t xml:space="preserve">i allmänhet är </w:t>
        </w:r>
      </w:ins>
      <w:ins w:id="18" w:author="Henrik Frisk" w:date="2025-03-30T14:49:00Z" w16du:dateUtc="2025-03-30T12:49:00Z">
        <w:r w:rsidR="00CE6D01" w:rsidRPr="0086046A">
          <w:rPr>
            <w:color w:val="FF0000"/>
          </w:rPr>
          <w:t>svårt att bedriva forskning på sin egen praktik</w:t>
        </w:r>
      </w:ins>
      <w:ins w:id="19" w:author="Henrik Frisk" w:date="2025-03-30T14:50:00Z" w16du:dateUtc="2025-03-30T12:50:00Z">
        <w:r w:rsidR="00CE6D01" w:rsidRPr="0086046A">
          <w:rPr>
            <w:color w:val="FF0000"/>
          </w:rPr>
          <w:t>.</w:t>
        </w:r>
      </w:ins>
    </w:p>
    <w:p w14:paraId="335434A3" w14:textId="77777777" w:rsidR="00F354F1" w:rsidRDefault="00F354F1">
      <w:pPr>
        <w:pStyle w:val="Brdtext"/>
      </w:pPr>
    </w:p>
    <w:p w14:paraId="4074219D" w14:textId="77777777" w:rsidR="00F354F1" w:rsidRDefault="00000000">
      <w:pPr>
        <w:pStyle w:val="Brdtext"/>
      </w:pPr>
      <w:r>
        <w:t xml:space="preserve">Ingen av de här två förutsättningarna är kopplade till att konsten i konstnärlig forskning blir en del av akademien utan är </w:t>
      </w:r>
      <w:proofErr w:type="gramStart"/>
      <w:r>
        <w:t>framförallt</w:t>
      </w:r>
      <w:proofErr w:type="gramEnd"/>
      <w:r>
        <w:t xml:space="preserve"> en konsekvens av en diskussions som p</w:t>
      </w:r>
      <w:r>
        <w:rPr>
          <w:lang w:val="da-DK"/>
        </w:rPr>
        <w:t>å</w:t>
      </w:r>
      <w:r>
        <w:t>g</w:t>
      </w:r>
      <w:r>
        <w:rPr>
          <w:lang w:val="da-DK"/>
        </w:rPr>
        <w:t>å</w:t>
      </w:r>
      <w:proofErr w:type="spellStart"/>
      <w:r>
        <w:t>tt</w:t>
      </w:r>
      <w:proofErr w:type="spellEnd"/>
      <w:r>
        <w:t xml:space="preserve"> länge. Id</w:t>
      </w:r>
      <w:r>
        <w:rPr>
          <w:lang w:val="fr-FR"/>
        </w:rPr>
        <w:t>é</w:t>
      </w:r>
      <w:r>
        <w:t>n om att konst är kunskapsbärande på ett unikt sätt har diskuterats i filosofin och estetiken i m</w:t>
      </w:r>
      <w:r>
        <w:rPr>
          <w:lang w:val="da-DK"/>
        </w:rPr>
        <w:t>å</w:t>
      </w:r>
      <w:proofErr w:type="spellStart"/>
      <w:r>
        <w:t>nga</w:t>
      </w:r>
      <w:proofErr w:type="spellEnd"/>
      <w:r>
        <w:t xml:space="preserve"> </w:t>
      </w:r>
      <w:r>
        <w:rPr>
          <w:lang w:val="da-DK"/>
        </w:rPr>
        <w:t>å</w:t>
      </w:r>
      <w:proofErr w:type="spellStart"/>
      <w:r>
        <w:t>rhundraden</w:t>
      </w:r>
      <w:proofErr w:type="spellEnd"/>
      <w:r>
        <w:t xml:space="preserve">. Aristoteles, Immanuel Kant, John Dewey, Martin Heidegger, och inte minst Susanne Langer som i </w:t>
      </w:r>
      <w:proofErr w:type="spellStart"/>
      <w:r>
        <w:t>Philosophy</w:t>
      </w:r>
      <w:proofErr w:type="spellEnd"/>
      <w:r>
        <w:t xml:space="preserve"> in a New </w:t>
      </w:r>
      <w:proofErr w:type="spellStart"/>
      <w:r>
        <w:t>Key</w:t>
      </w:r>
      <w:proofErr w:type="spellEnd"/>
      <w:r>
        <w:t xml:space="preserve"> pekar på att det i konsten finns en öppning för en kunskap som utmanar </w:t>
      </w:r>
      <w:proofErr w:type="spellStart"/>
      <w:r>
        <w:t>spr</w:t>
      </w:r>
      <w:proofErr w:type="spellEnd"/>
      <w:r>
        <w:rPr>
          <w:lang w:val="da-DK"/>
        </w:rPr>
        <w:t>å</w:t>
      </w:r>
      <w:proofErr w:type="spellStart"/>
      <w:r>
        <w:t>kligt</w:t>
      </w:r>
      <w:proofErr w:type="spellEnd"/>
      <w:r>
        <w:t xml:space="preserve"> resonerande tä</w:t>
      </w:r>
      <w:r w:rsidRPr="00CE6D01">
        <w:t>nkande.((Langer, Susanne, "</w:t>
      </w:r>
      <w:proofErr w:type="spellStart"/>
      <w:r w:rsidRPr="00CE6D01">
        <w:t>Philosophy</w:t>
      </w:r>
      <w:proofErr w:type="spellEnd"/>
      <w:r w:rsidRPr="00CE6D01">
        <w:t xml:space="preserve"> in a New </w:t>
      </w:r>
      <w:proofErr w:type="spellStart"/>
      <w:r w:rsidRPr="00CE6D01">
        <w:t>Key</w:t>
      </w:r>
      <w:proofErr w:type="spellEnd"/>
      <w:r w:rsidRPr="00CE6D01">
        <w:t xml:space="preserve">: A </w:t>
      </w:r>
      <w:proofErr w:type="spellStart"/>
      <w:r w:rsidRPr="00CE6D01">
        <w:t>Study</w:t>
      </w:r>
      <w:proofErr w:type="spellEnd"/>
      <w:r w:rsidRPr="00CE6D01">
        <w:t xml:space="preserve"> in the Symbolism </w:t>
      </w:r>
      <w:proofErr w:type="spellStart"/>
      <w:r w:rsidRPr="00CE6D01">
        <w:t>of</w:t>
      </w:r>
      <w:proofErr w:type="spellEnd"/>
      <w:r w:rsidRPr="00CE6D01">
        <w:t xml:space="preserve"> </w:t>
      </w:r>
      <w:proofErr w:type="spellStart"/>
      <w:r w:rsidRPr="00CE6D01">
        <w:t>Reason</w:t>
      </w:r>
      <w:proofErr w:type="spellEnd"/>
      <w:r w:rsidRPr="00CE6D01">
        <w:t>, Rite, and Art", Harvard University Press 2009)) Det g</w:t>
      </w:r>
      <w:r>
        <w:t>ör att nä</w:t>
      </w:r>
      <w:r>
        <w:rPr>
          <w:lang w:val="de-DE"/>
        </w:rPr>
        <w:t xml:space="preserve">r Maria </w:t>
      </w:r>
      <w:proofErr w:type="spellStart"/>
      <w:r>
        <w:rPr>
          <w:lang w:val="de-DE"/>
        </w:rPr>
        <w:t>Hellstr</w:t>
      </w:r>
      <w:proofErr w:type="spellEnd"/>
      <w:r>
        <w:t>öm Reimer talar om att konsten ä</w:t>
      </w:r>
      <w:r>
        <w:rPr>
          <w:lang w:val="nl-NL"/>
        </w:rPr>
        <w:t>r en m</w:t>
      </w:r>
      <w:proofErr w:type="spellStart"/>
      <w:r>
        <w:t>öjlig</w:t>
      </w:r>
      <w:proofErr w:type="spellEnd"/>
      <w:r>
        <w:t xml:space="preserve"> breddning av kunskapsbegreppet som utmanar den traditionella akademien så har hon starkt </w:t>
      </w:r>
      <w:proofErr w:type="spellStart"/>
      <w:r>
        <w:t>stö</w:t>
      </w:r>
      <w:proofErr w:type="spellEnd"/>
      <w:r>
        <w:rPr>
          <w:lang w:val="da-DK"/>
        </w:rPr>
        <w:t>d i den v</w:t>
      </w:r>
      <w:r>
        <w:t>ä</w:t>
      </w:r>
      <w:proofErr w:type="spellStart"/>
      <w:r>
        <w:rPr>
          <w:lang w:val="de-DE"/>
        </w:rPr>
        <w:t>sterl</w:t>
      </w:r>
      <w:r>
        <w:t>ändska</w:t>
      </w:r>
      <w:proofErr w:type="spellEnd"/>
      <w:r>
        <w:t xml:space="preserve"> tanketraditionen.((</w:t>
      </w:r>
      <w:proofErr w:type="spellStart"/>
      <w:r>
        <w:t>Hellströ</w:t>
      </w:r>
      <w:proofErr w:type="spellEnd"/>
      <w:r>
        <w:rPr>
          <w:lang w:val="da-DK"/>
        </w:rPr>
        <w:t xml:space="preserve">m Reimer, Maria, "En historik </w:t>
      </w:r>
      <w:r>
        <w:t>över forskningens gränsland", Parabol 2-2025)) I den förra debatten om konstnärlig forskning sommaren 2020, skrev jag om hur det är självklart att vi m</w:t>
      </w:r>
      <w:r>
        <w:rPr>
          <w:lang w:val="da-DK"/>
        </w:rPr>
        <w:t>å</w:t>
      </w:r>
      <w:proofErr w:type="spellStart"/>
      <w:r>
        <w:t>ste</w:t>
      </w:r>
      <w:proofErr w:type="spellEnd"/>
      <w:r>
        <w:t xml:space="preserve"> undvika det som beskrivs som en akademisering av konsten och istället sträva efter att med konsten utmana akademien.((Frisk, Henrik (), "Bogdan </w:t>
      </w:r>
      <w:proofErr w:type="spellStart"/>
      <w:r>
        <w:t>Szyber</w:t>
      </w:r>
      <w:proofErr w:type="spellEnd"/>
      <w:r>
        <w:t xml:space="preserve"> och konsten att forska", Aftonbladet 17/7, 2020)) Efter mina 25 </w:t>
      </w:r>
      <w:r>
        <w:rPr>
          <w:lang w:val="da-DK"/>
        </w:rPr>
        <w:t>å</w:t>
      </w:r>
      <w:r>
        <w:t>r i fältet har jag inget minne av att jag träffat n</w:t>
      </w:r>
      <w:r>
        <w:rPr>
          <w:lang w:val="da-DK"/>
        </w:rPr>
        <w:t>å</w:t>
      </w:r>
      <w:r>
        <w:t xml:space="preserve">gon som är av motsatt </w:t>
      </w:r>
      <w:r>
        <w:rPr>
          <w:lang w:val="da-DK"/>
        </w:rPr>
        <w:t>å</w:t>
      </w:r>
      <w:r>
        <w:t>sikt. Men, huruvida det kommer att lyckas att få konsten och konstnärliga metoder att infiltrera akademien, eller om konstnärlig forskning kommer prestera resultat som ä</w:t>
      </w:r>
      <w:r>
        <w:rPr>
          <w:lang w:val="da-DK"/>
        </w:rPr>
        <w:t xml:space="preserve">r </w:t>
      </w:r>
      <w:proofErr w:type="spellStart"/>
      <w:r>
        <w:rPr>
          <w:lang w:val="da-DK"/>
        </w:rPr>
        <w:t>hå</w:t>
      </w:r>
      <w:r>
        <w:t>llbara</w:t>
      </w:r>
      <w:proofErr w:type="spellEnd"/>
      <w:r>
        <w:t xml:space="preserve"> och viktiga, vet vi inte än. Det ä</w:t>
      </w:r>
      <w:r>
        <w:rPr>
          <w:lang w:val="da-DK"/>
        </w:rPr>
        <w:t>r f</w:t>
      </w:r>
      <w:r>
        <w:t xml:space="preserve">ör tidigt att </w:t>
      </w:r>
      <w:proofErr w:type="spellStart"/>
      <w:r>
        <w:t>avgö</w:t>
      </w:r>
      <w:r>
        <w:rPr>
          <w:lang w:val="it-IT"/>
        </w:rPr>
        <w:t>ra</w:t>
      </w:r>
      <w:proofErr w:type="spellEnd"/>
      <w:r>
        <w:rPr>
          <w:lang w:val="it-IT"/>
        </w:rPr>
        <w:t>. D</w:t>
      </w:r>
      <w:r>
        <w:t>ä</w:t>
      </w:r>
      <w:proofErr w:type="spellStart"/>
      <w:r>
        <w:rPr>
          <w:lang w:val="de-DE"/>
        </w:rPr>
        <w:t>rf</w:t>
      </w:r>
      <w:proofErr w:type="spellEnd"/>
      <w:r>
        <w:t>ör är denna debatt viktig.</w:t>
      </w:r>
    </w:p>
    <w:p w14:paraId="423A5A0E" w14:textId="77777777" w:rsidR="00F354F1" w:rsidRDefault="00F354F1">
      <w:pPr>
        <w:pStyle w:val="Brdtext"/>
      </w:pPr>
    </w:p>
    <w:p w14:paraId="539D92A4" w14:textId="4CACBFD5" w:rsidR="00F354F1" w:rsidRDefault="00000000">
      <w:pPr>
        <w:pStyle w:val="Brdtext"/>
      </w:pPr>
      <w:r>
        <w:t>Jag h</w:t>
      </w:r>
      <w:r>
        <w:rPr>
          <w:lang w:val="da-DK"/>
        </w:rPr>
        <w:t>å</w:t>
      </w:r>
      <w:proofErr w:type="spellStart"/>
      <w:r>
        <w:t>ller</w:t>
      </w:r>
      <w:proofErr w:type="spellEnd"/>
      <w:r>
        <w:t xml:space="preserve"> </w:t>
      </w:r>
      <w:ins w:id="20" w:author="Henrik Frisk" w:date="2025-03-30T14:51:00Z" w16du:dateUtc="2025-03-30T12:51:00Z">
        <w:r w:rsidR="00CE6D01">
          <w:t xml:space="preserve">även </w:t>
        </w:r>
      </w:ins>
      <w:r>
        <w:t>med Staffan Jul</w:t>
      </w:r>
      <w:r>
        <w:rPr>
          <w:lang w:val="fr-FR"/>
        </w:rPr>
        <w:t>é</w:t>
      </w:r>
      <w:r>
        <w:t xml:space="preserve">n i artikeln Konsten behövs i framtidsforskningen här i </w:t>
      </w:r>
      <w:proofErr w:type="spellStart"/>
      <w:r>
        <w:t>Parabo</w:t>
      </w:r>
      <w:proofErr w:type="spellEnd"/>
      <w:r>
        <w:t xml:space="preserve">, om att den här debatten snabbt blir väldigt förvirrande, inte minst själva begreppet </w:t>
      </w:r>
      <w:proofErr w:type="gramStart"/>
      <w:r>
        <w:t>akademisering.(</w:t>
      </w:r>
      <w:proofErr w:type="gramEnd"/>
      <w:r>
        <w:t>(Jul</w:t>
      </w:r>
      <w:r>
        <w:rPr>
          <w:lang w:val="fr-FR"/>
        </w:rPr>
        <w:t>é</w:t>
      </w:r>
      <w:r>
        <w:t xml:space="preserve">n, Staffan, "Konsten behövs i framtidsforskningen", Parabol Nr. </w:t>
      </w:r>
      <w:proofErr w:type="gramStart"/>
      <w:r>
        <w:t>1-2025</w:t>
      </w:r>
      <w:proofErr w:type="gramEnd"/>
      <w:r>
        <w:t xml:space="preserve">)) Sally Karlsson, i sin text </w:t>
      </w:r>
      <w:ins w:id="21" w:author="Henrik Frisk" w:date="2025-03-30T14:51:00Z" w16du:dateUtc="2025-03-30T12:51:00Z">
        <w:r w:rsidR="00CE6D01">
          <w:t>”</w:t>
        </w:r>
      </w:ins>
      <w:r>
        <w:t>Nu ä</w:t>
      </w:r>
      <w:r>
        <w:rPr>
          <w:lang w:val="de-DE"/>
        </w:rPr>
        <w:t xml:space="preserve">r </w:t>
      </w:r>
      <w:proofErr w:type="spellStart"/>
      <w:r>
        <w:rPr>
          <w:lang w:val="de-DE"/>
        </w:rPr>
        <w:t>konsth</w:t>
      </w:r>
      <w:r>
        <w:t>ögskolan</w:t>
      </w:r>
      <w:proofErr w:type="spellEnd"/>
      <w:r>
        <w:t xml:space="preserve"> akademiserad</w:t>
      </w:r>
      <w:ins w:id="22" w:author="Henrik Frisk" w:date="2025-03-30T14:51:00Z" w16du:dateUtc="2025-03-30T12:51:00Z">
        <w:r w:rsidR="00CE6D01">
          <w:t>”</w:t>
        </w:r>
      </w:ins>
      <w:r>
        <w:t xml:space="preserve">, menar att akademiseringen av konstutbildningarna redan är fullbordad. </w:t>
      </w:r>
      <w:proofErr w:type="spellStart"/>
      <w:r>
        <w:t>Utifr</w:t>
      </w:r>
      <w:proofErr w:type="spellEnd"/>
      <w:r>
        <w:rPr>
          <w:lang w:val="da-DK"/>
        </w:rPr>
        <w:t>å</w:t>
      </w:r>
      <w:r>
        <w:t>n sina erfarenheter fr</w:t>
      </w:r>
      <w:r>
        <w:rPr>
          <w:lang w:val="da-DK"/>
        </w:rPr>
        <w:t>å</w:t>
      </w:r>
      <w:r>
        <w:t xml:space="preserve">n HDK-Valand i Göteborg lyfter hon fram att ett stort problem i utbildningen var lärarnas </w:t>
      </w:r>
      <w:proofErr w:type="spellStart"/>
      <w:r>
        <w:t>oförm</w:t>
      </w:r>
      <w:proofErr w:type="spellEnd"/>
      <w:r>
        <w:rPr>
          <w:lang w:val="da-DK"/>
        </w:rPr>
        <w:t>å</w:t>
      </w:r>
      <w:proofErr w:type="spellStart"/>
      <w:r>
        <w:t>ga</w:t>
      </w:r>
      <w:proofErr w:type="spellEnd"/>
      <w:r>
        <w:t xml:space="preserve"> att formulera tydliga m</w:t>
      </w:r>
      <w:r>
        <w:rPr>
          <w:lang w:val="da-DK"/>
        </w:rPr>
        <w:t>å</w:t>
      </w:r>
      <w:r>
        <w:t>l fö</w:t>
      </w:r>
      <w:r w:rsidRPr="00CE6D01">
        <w:t xml:space="preserve">r </w:t>
      </w:r>
      <w:proofErr w:type="gramStart"/>
      <w:r w:rsidRPr="00CE6D01">
        <w:t>kurserna.(</w:t>
      </w:r>
      <w:proofErr w:type="gramEnd"/>
      <w:r w:rsidRPr="00CE6D01">
        <w:t xml:space="preserve">(Karlsson, Sally, "Nu </w:t>
      </w:r>
      <w:r>
        <w:t>ä</w:t>
      </w:r>
      <w:r>
        <w:rPr>
          <w:lang w:val="de-DE"/>
        </w:rPr>
        <w:t xml:space="preserve">r </w:t>
      </w:r>
      <w:proofErr w:type="spellStart"/>
      <w:r>
        <w:rPr>
          <w:lang w:val="de-DE"/>
        </w:rPr>
        <w:t>konsth</w:t>
      </w:r>
      <w:r>
        <w:t>ögskolan</w:t>
      </w:r>
      <w:proofErr w:type="spellEnd"/>
      <w:r>
        <w:t xml:space="preserve"> akademiserad", Parabol Nr. </w:t>
      </w:r>
      <w:proofErr w:type="gramStart"/>
      <w:r>
        <w:t>3-2025</w:t>
      </w:r>
      <w:proofErr w:type="gramEnd"/>
      <w:r>
        <w:t xml:space="preserve">)) Just </w:t>
      </w:r>
      <w:r>
        <w:lastRenderedPageBreak/>
        <w:t>m</w:t>
      </w:r>
      <w:r>
        <w:rPr>
          <w:lang w:val="da-DK"/>
        </w:rPr>
        <w:t>å</w:t>
      </w:r>
      <w:proofErr w:type="spellStart"/>
      <w:r>
        <w:t>lstyrningen</w:t>
      </w:r>
      <w:proofErr w:type="spellEnd"/>
      <w:r>
        <w:t xml:space="preserve"> av högre utbildning </w:t>
      </w:r>
      <w:r w:rsidR="00CE6D01" w:rsidRPr="0086046A">
        <w:rPr>
          <w:color w:val="FF0000"/>
          <w:rPrChange w:id="23" w:author="Henrik Frisk" w:date="2025-03-30T14:57:00Z" w16du:dateUtc="2025-03-30T12:57:00Z">
            <w:rPr/>
          </w:rPrChange>
        </w:rPr>
        <w:t xml:space="preserve">inom konstområdet </w:t>
      </w:r>
      <w:r>
        <w:t xml:space="preserve">brukar annars ses som ett led i en negativ akademisering som </w:t>
      </w:r>
      <w:proofErr w:type="spellStart"/>
      <w:r>
        <w:t>st</w:t>
      </w:r>
      <w:proofErr w:type="spellEnd"/>
      <w:r>
        <w:rPr>
          <w:lang w:val="da-DK"/>
        </w:rPr>
        <w:t>å</w:t>
      </w:r>
      <w:r>
        <w:t xml:space="preserve">r i </w:t>
      </w:r>
      <w:proofErr w:type="spellStart"/>
      <w:r>
        <w:t>motst</w:t>
      </w:r>
      <w:proofErr w:type="spellEnd"/>
      <w:r>
        <w:rPr>
          <w:lang w:val="da-DK"/>
        </w:rPr>
        <w:t>å</w:t>
      </w:r>
      <w:r>
        <w:t>nd till det fria konstnärliga skapandet. Den h</w:t>
      </w:r>
      <w:r>
        <w:rPr>
          <w:lang w:val="da-DK"/>
        </w:rPr>
        <w:t>å</w:t>
      </w:r>
      <w:proofErr w:type="spellStart"/>
      <w:r>
        <w:t>llningen</w:t>
      </w:r>
      <w:proofErr w:type="spellEnd"/>
      <w:r>
        <w:t xml:space="preserve"> har till exempel M</w:t>
      </w:r>
      <w:r>
        <w:rPr>
          <w:lang w:val="da-DK"/>
        </w:rPr>
        <w:t>å</w:t>
      </w:r>
      <w:proofErr w:type="spellStart"/>
      <w:r>
        <w:t>rten</w:t>
      </w:r>
      <w:proofErr w:type="spellEnd"/>
      <w:r>
        <w:t xml:space="preserve"> </w:t>
      </w:r>
      <w:proofErr w:type="spellStart"/>
      <w:r>
        <w:t>Medbo</w:t>
      </w:r>
      <w:proofErr w:type="spellEnd"/>
      <w:r>
        <w:t>, också han i en artikel här i Parabol, som menar att de definierade m</w:t>
      </w:r>
      <w:r>
        <w:rPr>
          <w:lang w:val="da-DK"/>
        </w:rPr>
        <w:t>å</w:t>
      </w:r>
      <w:r>
        <w:t xml:space="preserve">len i utbildningen, vars uppfyllelse räknas i akademiska poäng, begränsar handlingsfriheten hos de studenter som han möter på Konstfack. 30 </w:t>
      </w:r>
      <w:r>
        <w:rPr>
          <w:lang w:val="da-DK"/>
        </w:rPr>
        <w:t>å</w:t>
      </w:r>
      <w:r>
        <w:t xml:space="preserve">r tidigare, då han själv gick på skolan, menar han att det fanns en annan </w:t>
      </w:r>
      <w:proofErr w:type="gramStart"/>
      <w:r>
        <w:t>frihet.(</w:t>
      </w:r>
      <w:proofErr w:type="gramEnd"/>
      <w:r>
        <w:t>(</w:t>
      </w:r>
      <w:proofErr w:type="spellStart"/>
      <w:r>
        <w:t>Medbo</w:t>
      </w:r>
      <w:proofErr w:type="spellEnd"/>
      <w:r>
        <w:t>, M</w:t>
      </w:r>
      <w:r>
        <w:rPr>
          <w:lang w:val="da-DK"/>
        </w:rPr>
        <w:t>å</w:t>
      </w:r>
      <w:proofErr w:type="spellStart"/>
      <w:r>
        <w:t>rten</w:t>
      </w:r>
      <w:proofErr w:type="spellEnd"/>
      <w:r>
        <w:t xml:space="preserve">, "Teorin förtrycker fortfarande praktiken", Parabol Nr. </w:t>
      </w:r>
      <w:proofErr w:type="gramStart"/>
      <w:r>
        <w:t>12-2024</w:t>
      </w:r>
      <w:proofErr w:type="gramEnd"/>
      <w:r>
        <w:t>)) </w:t>
      </w:r>
    </w:p>
    <w:p w14:paraId="5F0F8953" w14:textId="77777777" w:rsidR="00F354F1" w:rsidRDefault="00F354F1">
      <w:pPr>
        <w:pStyle w:val="Brdtext"/>
      </w:pPr>
    </w:p>
    <w:p w14:paraId="721416A2" w14:textId="77777777" w:rsidR="00F354F1" w:rsidRDefault="00000000">
      <w:pPr>
        <w:pStyle w:val="Brdtext"/>
      </w:pPr>
      <w:r>
        <w:t xml:space="preserve">Detta tar Sven Anders Johansson fasta på när han skriver att </w:t>
      </w:r>
      <w:proofErr w:type="spellStart"/>
      <w:r>
        <w:t>Medbo</w:t>
      </w:r>
      <w:proofErr w:type="spellEnd"/>
      <w:r>
        <w:t xml:space="preserve"> "beskriver en plats definierad av forskningspolicys, </w:t>
      </w:r>
      <w:proofErr w:type="spellStart"/>
      <w:r>
        <w:t>profilomr</w:t>
      </w:r>
      <w:proofErr w:type="spellEnd"/>
      <w:r>
        <w:rPr>
          <w:lang w:val="da-DK"/>
        </w:rPr>
        <w:t>å</w:t>
      </w:r>
      <w:r>
        <w:t xml:space="preserve">den, utvärderingar och projektbeskrivningar." Jag kan inte läsa ut att </w:t>
      </w:r>
      <w:proofErr w:type="spellStart"/>
      <w:r>
        <w:t>Medbo</w:t>
      </w:r>
      <w:proofErr w:type="spellEnd"/>
      <w:r>
        <w:t xml:space="preserve"> gör just det i sin text, men intressant är att analysen utelämnar det som </w:t>
      </w:r>
      <w:proofErr w:type="spellStart"/>
      <w:r>
        <w:t>Medbo</w:t>
      </w:r>
      <w:proofErr w:type="spellEnd"/>
      <w:r>
        <w:t xml:space="preserve"> uppfattade som positivt: "Den godtycklighet i </w:t>
      </w:r>
      <w:proofErr w:type="spellStart"/>
      <w:r>
        <w:t>förh</w:t>
      </w:r>
      <w:proofErr w:type="spellEnd"/>
      <w:r>
        <w:rPr>
          <w:lang w:val="da-DK"/>
        </w:rPr>
        <w:t>å</w:t>
      </w:r>
      <w:proofErr w:type="spellStart"/>
      <w:r>
        <w:t>llandet</w:t>
      </w:r>
      <w:proofErr w:type="spellEnd"/>
      <w:r>
        <w:t xml:space="preserve"> mellan undervisande personal och studenter jag upplevde som student är mycket mindre idag. Toleransen för </w:t>
      </w:r>
      <w:proofErr w:type="spellStart"/>
      <w:r>
        <w:t>gränslö</w:t>
      </w:r>
      <w:proofErr w:type="spellEnd"/>
      <w:r>
        <w:rPr>
          <w:lang w:val="nl-NL"/>
        </w:rPr>
        <w:t xml:space="preserve">st </w:t>
      </w:r>
      <w:proofErr w:type="spellStart"/>
      <w:r>
        <w:rPr>
          <w:lang w:val="nl-NL"/>
        </w:rPr>
        <w:t>beteende</w:t>
      </w:r>
      <w:proofErr w:type="spellEnd"/>
      <w:r>
        <w:rPr>
          <w:lang w:val="nl-NL"/>
        </w:rPr>
        <w:t xml:space="preserve"> </w:t>
      </w:r>
      <w:proofErr w:type="spellStart"/>
      <w:r>
        <w:rPr>
          <w:lang w:val="nl-NL"/>
        </w:rPr>
        <w:t>fr</w:t>
      </w:r>
      <w:proofErr w:type="spellEnd"/>
      <w:r>
        <w:rPr>
          <w:lang w:val="da-DK"/>
        </w:rPr>
        <w:t>å</w:t>
      </w:r>
      <w:r>
        <w:t>n enskilda lä</w:t>
      </w:r>
      <w:r>
        <w:rPr>
          <w:lang w:val="it-IT"/>
        </w:rPr>
        <w:t xml:space="preserve">rare </w:t>
      </w:r>
      <w:r>
        <w:t>är också betydligt mindre."((</w:t>
      </w:r>
      <w:proofErr w:type="spellStart"/>
      <w:r>
        <w:t>Medbo</w:t>
      </w:r>
      <w:proofErr w:type="spellEnd"/>
      <w:r>
        <w:t>, M</w:t>
      </w:r>
      <w:r>
        <w:rPr>
          <w:lang w:val="da-DK"/>
        </w:rPr>
        <w:t>å</w:t>
      </w:r>
      <w:proofErr w:type="spellStart"/>
      <w:r>
        <w:t>rten</w:t>
      </w:r>
      <w:proofErr w:type="spellEnd"/>
      <w:r>
        <w:t xml:space="preserve">, "Teorin förtrycker fortfarande praktiken", Parabol Nr. </w:t>
      </w:r>
      <w:proofErr w:type="gramStart"/>
      <w:r>
        <w:t>12-2024</w:t>
      </w:r>
      <w:proofErr w:type="gramEnd"/>
      <w:r>
        <w:t>)) </w:t>
      </w:r>
    </w:p>
    <w:p w14:paraId="07B52AC2" w14:textId="77777777" w:rsidR="00F354F1" w:rsidRDefault="00F354F1">
      <w:pPr>
        <w:pStyle w:val="Brdtext"/>
      </w:pPr>
    </w:p>
    <w:p w14:paraId="4C360927" w14:textId="77777777" w:rsidR="00F354F1" w:rsidRDefault="00000000">
      <w:pPr>
        <w:pStyle w:val="Brdtext"/>
      </w:pPr>
      <w:r>
        <w:t>Ingen verkar reflektera över att dessa två processer kanske hänger ihop. Att tydligare m</w:t>
      </w:r>
      <w:r>
        <w:rPr>
          <w:lang w:val="da-DK"/>
        </w:rPr>
        <w:t>å</w:t>
      </w:r>
      <w:r>
        <w:t xml:space="preserve">l för studenterna, som Sally Karlsson </w:t>
      </w:r>
      <w:proofErr w:type="spellStart"/>
      <w:r>
        <w:t>efterfr</w:t>
      </w:r>
      <w:proofErr w:type="spellEnd"/>
      <w:r>
        <w:rPr>
          <w:lang w:val="da-DK"/>
        </w:rPr>
        <w:t>å</w:t>
      </w:r>
      <w:r>
        <w:rPr>
          <w:lang w:val="de-DE"/>
        </w:rPr>
        <w:t xml:space="preserve">gar, </w:t>
      </w:r>
      <w:proofErr w:type="spellStart"/>
      <w:r>
        <w:rPr>
          <w:lang w:val="de-DE"/>
        </w:rPr>
        <w:t>undergr</w:t>
      </w:r>
      <w:r>
        <w:t>äver</w:t>
      </w:r>
      <w:proofErr w:type="spellEnd"/>
      <w:r>
        <w:t xml:space="preserve"> den godtycklighet i relationen mellan lärare och studenter som hon upplever. </w:t>
      </w:r>
      <w:proofErr w:type="spellStart"/>
      <w:r>
        <w:t>Utifr</w:t>
      </w:r>
      <w:proofErr w:type="spellEnd"/>
      <w:r>
        <w:rPr>
          <w:lang w:val="da-DK"/>
        </w:rPr>
        <w:t>å</w:t>
      </w:r>
      <w:r>
        <w:rPr>
          <w:lang w:val="de-DE"/>
        </w:rPr>
        <w:t>n den h</w:t>
      </w:r>
      <w:r>
        <w:t xml:space="preserve">är diskussionen blir </w:t>
      </w:r>
      <w:r>
        <w:rPr>
          <w:lang w:val="da-DK"/>
        </w:rPr>
        <w:t>å</w:t>
      </w:r>
      <w:proofErr w:type="spellStart"/>
      <w:r>
        <w:t>tminstone</w:t>
      </w:r>
      <w:proofErr w:type="spellEnd"/>
      <w:r>
        <w:t xml:space="preserve"> inte jag klar över vad akademiseringen av den konstnärliga utbildningen faktiskt utgör. Vad gäller den </w:t>
      </w:r>
      <w:proofErr w:type="spellStart"/>
      <w:r>
        <w:t>tillg</w:t>
      </w:r>
      <w:proofErr w:type="spellEnd"/>
      <w:r>
        <w:rPr>
          <w:lang w:val="da-DK"/>
        </w:rPr>
        <w:t>å</w:t>
      </w:r>
      <w:proofErr w:type="spellStart"/>
      <w:r>
        <w:t>ng</w:t>
      </w:r>
      <w:proofErr w:type="spellEnd"/>
      <w:r>
        <w:t xml:space="preserve"> till fri </w:t>
      </w:r>
      <w:proofErr w:type="spellStart"/>
      <w:r>
        <w:t>atelj</w:t>
      </w:r>
      <w:proofErr w:type="spellEnd"/>
      <w:r>
        <w:rPr>
          <w:lang w:val="fr-FR"/>
        </w:rPr>
        <w:t>é</w:t>
      </w:r>
      <w:r>
        <w:t xml:space="preserve">tid som </w:t>
      </w:r>
      <w:proofErr w:type="spellStart"/>
      <w:r>
        <w:t>Medbo</w:t>
      </w:r>
      <w:proofErr w:type="spellEnd"/>
      <w:r>
        <w:t xml:space="preserve"> tar upp så gissar jag att den har mer att göra med den prekära ekonomiska situation som de flesta högskolor i dag befinner sig i än den har med akademisering. Produktivitetsavdraget har tagit 2% om </w:t>
      </w:r>
      <w:r>
        <w:rPr>
          <w:lang w:val="da-DK"/>
        </w:rPr>
        <w:t>å</w:t>
      </w:r>
      <w:proofErr w:type="spellStart"/>
      <w:r>
        <w:t>ret</w:t>
      </w:r>
      <w:proofErr w:type="spellEnd"/>
      <w:r>
        <w:t xml:space="preserve"> av anslaget sedan 90-talet, vilket nu börjar svida </w:t>
      </w:r>
      <w:proofErr w:type="spellStart"/>
      <w:r>
        <w:t>rejä</w:t>
      </w:r>
      <w:proofErr w:type="spellEnd"/>
      <w:r>
        <w:rPr>
          <w:lang w:val="da-DK"/>
        </w:rPr>
        <w:t>lt f</w:t>
      </w:r>
      <w:r>
        <w:t>ö</w:t>
      </w:r>
      <w:r>
        <w:rPr>
          <w:lang w:val="da-DK"/>
        </w:rPr>
        <w:t xml:space="preserve">r de </w:t>
      </w:r>
      <w:proofErr w:type="spellStart"/>
      <w:r>
        <w:rPr>
          <w:lang w:val="da-DK"/>
        </w:rPr>
        <w:t>konstn</w:t>
      </w:r>
      <w:proofErr w:type="spellEnd"/>
      <w:r>
        <w:t>ärliga högskolorna.</w:t>
      </w:r>
    </w:p>
    <w:p w14:paraId="5009EB3E" w14:textId="77777777" w:rsidR="00F354F1" w:rsidRDefault="00F354F1">
      <w:pPr>
        <w:pStyle w:val="Brdtext"/>
      </w:pPr>
    </w:p>
    <w:p w14:paraId="27928DB4" w14:textId="1D7FE4B4" w:rsidR="00F354F1" w:rsidRDefault="00000000">
      <w:pPr>
        <w:pStyle w:val="Brdtext"/>
      </w:pPr>
      <w:r>
        <w:t xml:space="preserve">Nya forskningsfält blir ofta kritiserade. Det är inte konstigt, utan bra och del av en kritiskt granskande tradition. Kritik mot avsaknaden av definitioner, oseriösa metoder och konflikter mellan forskare och praktiker som vi sett i samband med </w:t>
      </w:r>
      <w:r w:rsidR="007F3890" w:rsidRPr="0086046A">
        <w:rPr>
          <w:color w:val="FF0000"/>
          <w:rPrChange w:id="24" w:author="Henrik Frisk" w:date="2025-03-30T14:57:00Z" w16du:dateUtc="2025-03-30T12:57:00Z">
            <w:rPr/>
          </w:rPrChange>
        </w:rPr>
        <w:t xml:space="preserve">forskning i olika </w:t>
      </w:r>
      <w:r>
        <w:t>konstnärlig</w:t>
      </w:r>
      <w:r w:rsidR="007F3890" w:rsidRPr="0086046A">
        <w:rPr>
          <w:color w:val="FF0000"/>
          <w:rPrChange w:id="25" w:author="Henrik Frisk" w:date="2025-03-30T14:57:00Z" w16du:dateUtc="2025-03-30T12:57:00Z">
            <w:rPr/>
          </w:rPrChange>
        </w:rPr>
        <w:t>a</w:t>
      </w:r>
      <w:r>
        <w:t xml:space="preserve"> </w:t>
      </w:r>
      <w:r w:rsidRPr="0086046A">
        <w:rPr>
          <w:strike/>
          <w:rPrChange w:id="26" w:author="Henrik Frisk" w:date="2025-03-30T14:57:00Z" w16du:dateUtc="2025-03-30T12:57:00Z">
            <w:rPr/>
          </w:rPrChange>
        </w:rPr>
        <w:t>forskning</w:t>
      </w:r>
      <w:r>
        <w:t xml:space="preserve"> </w:t>
      </w:r>
      <w:ins w:id="27" w:author="Henrik Frisk" w:date="2025-03-30T14:53:00Z" w16du:dateUtc="2025-03-30T12:53:00Z">
        <w:r w:rsidR="007F3890">
          <w:t xml:space="preserve">praktiker </w:t>
        </w:r>
      </w:ins>
      <w:r>
        <w:t>har funnits i m</w:t>
      </w:r>
      <w:r>
        <w:rPr>
          <w:lang w:val="da-DK"/>
        </w:rPr>
        <w:t>å</w:t>
      </w:r>
      <w:proofErr w:type="spellStart"/>
      <w:r>
        <w:t>nga</w:t>
      </w:r>
      <w:proofErr w:type="spellEnd"/>
      <w:r>
        <w:t xml:space="preserve"> nya forskningsfält som har etablerats i Sverige de senaste decennierna (krigsvetenskap, genusvetenskap, v</w:t>
      </w:r>
      <w:r>
        <w:rPr>
          <w:lang w:val="da-DK"/>
        </w:rPr>
        <w:t>å</w:t>
      </w:r>
      <w:proofErr w:type="spellStart"/>
      <w:r>
        <w:t>rdvetenskap</w:t>
      </w:r>
      <w:proofErr w:type="spellEnd"/>
      <w:r>
        <w:t xml:space="preserve">, musikpedagogik, </w:t>
      </w:r>
      <w:proofErr w:type="gramStart"/>
      <w:r>
        <w:t>etc.</w:t>
      </w:r>
      <w:proofErr w:type="gramEnd"/>
      <w:r>
        <w:t xml:space="preserve">). I flera av dessa rör kritiken den </w:t>
      </w:r>
      <w:proofErr w:type="spellStart"/>
      <w:r>
        <w:t>uppm</w:t>
      </w:r>
      <w:proofErr w:type="spellEnd"/>
      <w:r>
        <w:rPr>
          <w:lang w:val="da-DK"/>
        </w:rPr>
        <w:t>å</w:t>
      </w:r>
      <w:r>
        <w:t xml:space="preserve">lade dikotomin mellan teori och praktik samt </w:t>
      </w:r>
      <w:proofErr w:type="spellStart"/>
      <w:r>
        <w:t>sv</w:t>
      </w:r>
      <w:proofErr w:type="spellEnd"/>
      <w:r>
        <w:rPr>
          <w:lang w:val="da-DK"/>
        </w:rPr>
        <w:t>å</w:t>
      </w:r>
      <w:proofErr w:type="spellStart"/>
      <w:r>
        <w:t>righeten</w:t>
      </w:r>
      <w:proofErr w:type="spellEnd"/>
      <w:r>
        <w:t xml:space="preserve"> att få </w:t>
      </w:r>
      <w:proofErr w:type="spellStart"/>
      <w:r>
        <w:rPr>
          <w:lang w:val="fr-FR"/>
        </w:rPr>
        <w:t>acceptans</w:t>
      </w:r>
      <w:proofErr w:type="spellEnd"/>
      <w:r>
        <w:rPr>
          <w:lang w:val="fr-FR"/>
        </w:rPr>
        <w:t xml:space="preserve"> f</w:t>
      </w:r>
      <w:r>
        <w:t>ör att det i det praktiska finns en kunskap som är unik och nödvändig att först</w:t>
      </w:r>
      <w:r>
        <w:rPr>
          <w:lang w:val="da-DK"/>
        </w:rPr>
        <w:t>å</w:t>
      </w:r>
      <w:r>
        <w:t>.</w:t>
      </w:r>
    </w:p>
    <w:p w14:paraId="3C53069C" w14:textId="77777777" w:rsidR="00F354F1" w:rsidRDefault="00F354F1">
      <w:pPr>
        <w:pStyle w:val="Brdtext"/>
      </w:pPr>
    </w:p>
    <w:p w14:paraId="58316ECE" w14:textId="77777777" w:rsidR="00F354F1" w:rsidRDefault="00000000">
      <w:pPr>
        <w:pStyle w:val="Brdtext"/>
      </w:pPr>
      <w:r>
        <w:t xml:space="preserve">Men om det finns en negativ akademiseringskraft och den ändå blir en oundviklig konsekvens av dessa i sig goda ambitioner som den konstnärlig forskningen </w:t>
      </w:r>
      <w:proofErr w:type="spellStart"/>
      <w:r>
        <w:t>st</w:t>
      </w:r>
      <w:proofErr w:type="spellEnd"/>
      <w:r>
        <w:rPr>
          <w:lang w:val="da-DK"/>
        </w:rPr>
        <w:t>år f</w:t>
      </w:r>
      <w:r>
        <w:t>ö</w:t>
      </w:r>
      <w:r>
        <w:rPr>
          <w:lang w:val="zh-TW" w:eastAsia="zh-TW"/>
        </w:rPr>
        <w:t>r? F</w:t>
      </w:r>
      <w:proofErr w:type="spellStart"/>
      <w:r>
        <w:t>örst</w:t>
      </w:r>
      <w:proofErr w:type="spellEnd"/>
      <w:r>
        <w:t xml:space="preserve"> och främst kan jag inte se att det är självklart att en akademisk utbildning leder till att ämnet studenten utbildas i gör att objektet för utbildningen självt blir akademiserat. Det finns en uppsjö av vetenskapliga utbildningar, djupt förankrade i akademiska traditioner som inte leder till att den examinerade studentens praktik </w:t>
      </w:r>
      <w:proofErr w:type="spellStart"/>
      <w:r>
        <w:t>dä</w:t>
      </w:r>
      <w:r>
        <w:rPr>
          <w:lang w:val="da-DK"/>
        </w:rPr>
        <w:t>refter</w:t>
      </w:r>
      <w:proofErr w:type="spellEnd"/>
      <w:r>
        <w:rPr>
          <w:lang w:val="da-DK"/>
        </w:rPr>
        <w:t xml:space="preserve"> </w:t>
      </w:r>
      <w:r>
        <w:t>är akademisk, eller genomsyrad av det akademiska. Arkitektur och design är två exempel. För det andra: att strukturera en utbildning i en akademisk tradition, även en forskarutbildning, kan aldrig ha som huvudsakliga syfte att det är strukturen, det akademiska ramverket, som ska läras ut. Då har onekligen poängen med utbildning g</w:t>
      </w:r>
      <w:r>
        <w:rPr>
          <w:lang w:val="da-DK"/>
        </w:rPr>
        <w:t>å</w:t>
      </w:r>
      <w:proofErr w:type="spellStart"/>
      <w:r>
        <w:t>tt</w:t>
      </w:r>
      <w:proofErr w:type="spellEnd"/>
      <w:r>
        <w:t xml:space="preserve"> förlorad. Däremot kan strukturen mycket väl influeras av syftet med utbildningen. Det är ett sätt där konsten kan p</w:t>
      </w:r>
      <w:r>
        <w:rPr>
          <w:lang w:val="da-DK"/>
        </w:rPr>
        <w:t>å</w:t>
      </w:r>
      <w:r>
        <w:t>verka, och p</w:t>
      </w:r>
      <w:r>
        <w:rPr>
          <w:lang w:val="da-DK"/>
        </w:rPr>
        <w:t>å</w:t>
      </w:r>
      <w:r>
        <w:t>verkar, akademien mot en breddning av kunskapsbegreppet.</w:t>
      </w:r>
    </w:p>
    <w:p w14:paraId="7B74B065" w14:textId="77777777" w:rsidR="00F354F1" w:rsidRDefault="00F354F1">
      <w:pPr>
        <w:pStyle w:val="Brdtext"/>
      </w:pPr>
    </w:p>
    <w:p w14:paraId="46A0118C" w14:textId="77777777" w:rsidR="00F354F1" w:rsidRDefault="00000000">
      <w:pPr>
        <w:pStyle w:val="Brdtext"/>
      </w:pPr>
      <w:r>
        <w:t>Som flera debattörer har varit inne på så är konstnärlig forskning ett brett och i grunden tvärvetenskapligt ämne som inrymmer forskning i m</w:t>
      </w:r>
      <w:r>
        <w:rPr>
          <w:lang w:val="da-DK"/>
        </w:rPr>
        <w:t>å</w:t>
      </w:r>
      <w:proofErr w:type="spellStart"/>
      <w:r>
        <w:t>nga</w:t>
      </w:r>
      <w:proofErr w:type="spellEnd"/>
      <w:r>
        <w:t xml:space="preserve"> olika discipliner s</w:t>
      </w:r>
      <w:proofErr w:type="spellStart"/>
      <w:r>
        <w:rPr>
          <w:lang w:val="da-DK"/>
        </w:rPr>
        <w:t>åsom</w:t>
      </w:r>
      <w:proofErr w:type="spellEnd"/>
      <w:r>
        <w:rPr>
          <w:lang w:val="da-DK"/>
        </w:rPr>
        <w:t xml:space="preserve"> musik, fri </w:t>
      </w:r>
      <w:proofErr w:type="spellStart"/>
      <w:r>
        <w:rPr>
          <w:lang w:val="da-DK"/>
        </w:rPr>
        <w:t>konst</w:t>
      </w:r>
      <w:proofErr w:type="spellEnd"/>
      <w:r>
        <w:rPr>
          <w:lang w:val="da-DK"/>
        </w:rPr>
        <w:t xml:space="preserve">, teater, opera, med </w:t>
      </w:r>
      <w:proofErr w:type="spellStart"/>
      <w:r>
        <w:rPr>
          <w:lang w:val="da-DK"/>
        </w:rPr>
        <w:t>flera</w:t>
      </w:r>
      <w:proofErr w:type="spellEnd"/>
      <w:r>
        <w:rPr>
          <w:lang w:val="da-DK"/>
        </w:rPr>
        <w:t>. F</w:t>
      </w:r>
      <w:proofErr w:type="spellStart"/>
      <w:r>
        <w:t>örutsättningarna</w:t>
      </w:r>
      <w:proofErr w:type="spellEnd"/>
      <w:r>
        <w:t xml:space="preserve"> för dessa olika ämnen är väldigt olika, n</w:t>
      </w:r>
      <w:r>
        <w:rPr>
          <w:lang w:val="da-DK"/>
        </w:rPr>
        <w:t>å</w:t>
      </w:r>
      <w:r>
        <w:t>got som blev tydligt tidigt i den konstnärliga forskarutbildningens historia. </w:t>
      </w:r>
    </w:p>
    <w:p w14:paraId="05CDEF45" w14:textId="77777777" w:rsidR="00F354F1" w:rsidRDefault="00F354F1">
      <w:pPr>
        <w:pStyle w:val="Brdtext"/>
      </w:pPr>
    </w:p>
    <w:p w14:paraId="4860E183" w14:textId="77777777" w:rsidR="00F354F1" w:rsidRDefault="00000000">
      <w:pPr>
        <w:pStyle w:val="Brdtext"/>
      </w:pPr>
      <w:r>
        <w:t xml:space="preserve">Som ansvarig för forskarskolans handledarutbildning i konstnärliga forskarskolan (den finansierades av </w:t>
      </w:r>
      <w:proofErr w:type="spellStart"/>
      <w:r>
        <w:t>Vetenskapsr</w:t>
      </w:r>
      <w:proofErr w:type="spellEnd"/>
      <w:r>
        <w:rPr>
          <w:lang w:val="da-DK"/>
        </w:rPr>
        <w:t>å</w:t>
      </w:r>
      <w:r>
        <w:t xml:space="preserve">det och drevs av </w:t>
      </w:r>
      <w:proofErr w:type="gramStart"/>
      <w:r>
        <w:t>Lunds Universitet</w:t>
      </w:r>
      <w:proofErr w:type="gramEnd"/>
      <w:r>
        <w:t>) som startade i början av 2010-talet, blev det i de gemensamma seminarierna uppenbart att de olika inriktningarna hade olika behov och olika intressen. Forskarskolan, som alltså samlade konsthantverk, musik, fri konst, och flera andra konstnärliga inriktningar, slutade i analysen att de olika disciplinerna i viss m</w:t>
      </w:r>
      <w:r>
        <w:rPr>
          <w:lang w:val="da-DK"/>
        </w:rPr>
        <w:t>å</w:t>
      </w:r>
      <w:r>
        <w:rPr>
          <w:lang w:val="de-DE"/>
        </w:rPr>
        <w:t xml:space="preserve">n </w:t>
      </w:r>
      <w:proofErr w:type="spellStart"/>
      <w:r>
        <w:rPr>
          <w:lang w:val="de-DE"/>
        </w:rPr>
        <w:lastRenderedPageBreak/>
        <w:t>beh</w:t>
      </w:r>
      <w:r>
        <w:t>övde</w:t>
      </w:r>
      <w:proofErr w:type="spellEnd"/>
      <w:r>
        <w:t xml:space="preserve"> utvecklas i sina egna riktningar, </w:t>
      </w:r>
      <w:proofErr w:type="spellStart"/>
      <w:r>
        <w:t>utifr</w:t>
      </w:r>
      <w:proofErr w:type="spellEnd"/>
      <w:r>
        <w:rPr>
          <w:lang w:val="da-DK"/>
        </w:rPr>
        <w:t>å</w:t>
      </w:r>
      <w:r>
        <w:t>n sina egna behov. Som Maria Hellström Reimer skriver: "n</w:t>
      </w:r>
      <w:r>
        <w:rPr>
          <w:lang w:val="da-DK"/>
        </w:rPr>
        <w:t>å</w:t>
      </w:r>
      <w:r>
        <w:t>gon konstnärlig forskning i bestämd form singular existerar självklart inte</w:t>
      </w:r>
      <w:proofErr w:type="gramStart"/>
      <w:r>
        <w:t>".(</w:t>
      </w:r>
      <w:proofErr w:type="gramEnd"/>
      <w:r>
        <w:t>(</w:t>
      </w:r>
      <w:proofErr w:type="spellStart"/>
      <w:r>
        <w:t>Hellströ</w:t>
      </w:r>
      <w:proofErr w:type="spellEnd"/>
      <w:r>
        <w:rPr>
          <w:lang w:val="da-DK"/>
        </w:rPr>
        <w:t xml:space="preserve">m Reimer, Maria, "En historik </w:t>
      </w:r>
      <w:r>
        <w:t xml:space="preserve">över forskningens gränsland", Parabol </w:t>
      </w:r>
      <w:proofErr w:type="gramStart"/>
      <w:r>
        <w:t>2-2025</w:t>
      </w:r>
      <w:proofErr w:type="gramEnd"/>
      <w:r>
        <w:t>)) Ändå är det just konstnärlig forskning i singular som oftast diskuteras. Det är som att diskutera Humaniora, eller Samhällsvetenskap: det finns gemensamma faktorer, men om man inte först</w:t>
      </w:r>
      <w:r>
        <w:rPr>
          <w:lang w:val="da-DK"/>
        </w:rPr>
        <w:t>å</w:t>
      </w:r>
      <w:r>
        <w:t>r att de ä</w:t>
      </w:r>
      <w:r>
        <w:rPr>
          <w:lang w:val="da-DK"/>
        </w:rPr>
        <w:t>r f</w:t>
      </w:r>
      <w:proofErr w:type="spellStart"/>
      <w:r>
        <w:t>ält</w:t>
      </w:r>
      <w:proofErr w:type="spellEnd"/>
      <w:r>
        <w:t xml:space="preserve"> som är sammansatta av m</w:t>
      </w:r>
      <w:r>
        <w:rPr>
          <w:lang w:val="da-DK"/>
        </w:rPr>
        <w:t>å</w:t>
      </w:r>
      <w:proofErr w:type="spellStart"/>
      <w:r>
        <w:t>nga</w:t>
      </w:r>
      <w:proofErr w:type="spellEnd"/>
      <w:r>
        <w:t xml:space="preserve"> olika delar, alla med sina egna metoder och traditioner, blir det snabbt väldigt generaliserande.</w:t>
      </w:r>
    </w:p>
    <w:p w14:paraId="47B84850" w14:textId="77777777" w:rsidR="00F354F1" w:rsidRDefault="00F354F1">
      <w:pPr>
        <w:pStyle w:val="Brdtext"/>
      </w:pPr>
    </w:p>
    <w:p w14:paraId="03BB0A38" w14:textId="77777777" w:rsidR="00F354F1" w:rsidRDefault="00000000">
      <w:pPr>
        <w:pStyle w:val="Brdtext"/>
      </w:pPr>
      <w:r>
        <w:t>Visst finns det i konstnärlig forskning m</w:t>
      </w:r>
      <w:r>
        <w:rPr>
          <w:lang w:val="da-DK"/>
        </w:rPr>
        <w:t>å</w:t>
      </w:r>
      <w:proofErr w:type="spellStart"/>
      <w:r>
        <w:t>nga</w:t>
      </w:r>
      <w:proofErr w:type="spellEnd"/>
      <w:r>
        <w:t xml:space="preserve"> likheter och visst vilar den på gemensamma grundprinciper. Den konstnärliga metoden </w:t>
      </w:r>
      <w:proofErr w:type="spellStart"/>
      <w:r>
        <w:t>st</w:t>
      </w:r>
      <w:proofErr w:type="spellEnd"/>
      <w:r>
        <w:rPr>
          <w:lang w:val="da-DK"/>
        </w:rPr>
        <w:t>å</w:t>
      </w:r>
      <w:r>
        <w:t xml:space="preserve">r oftast i centrum, och det konstnärliga arbetet, inklusive själva artefakten, har en unik och viktig funktion. Men de olika konstnärliga inriktningarna har också speciella behov, vilket gör att de skiljer sig </w:t>
      </w:r>
      <w:r>
        <w:rPr>
          <w:lang w:val="da-DK"/>
        </w:rPr>
        <w:t>å</w:t>
      </w:r>
      <w:r>
        <w:t xml:space="preserve">t. Kanske skulle det vara bra för diskussionen att dessa skillnader </w:t>
      </w:r>
      <w:proofErr w:type="spellStart"/>
      <w:r>
        <w:t>framträ</w:t>
      </w:r>
      <w:proofErr w:type="spellEnd"/>
      <w:r>
        <w:rPr>
          <w:lang w:val="da-DK"/>
        </w:rPr>
        <w:t>der f</w:t>
      </w:r>
      <w:r>
        <w:t>ör att bredden i fältet ska bli tydlig?</w:t>
      </w:r>
    </w:p>
    <w:p w14:paraId="3983C210" w14:textId="77777777" w:rsidR="00F354F1" w:rsidRDefault="00F354F1">
      <w:pPr>
        <w:pStyle w:val="Brdtext"/>
      </w:pPr>
    </w:p>
    <w:p w14:paraId="0EB8B0BD" w14:textId="77777777" w:rsidR="00F354F1" w:rsidRDefault="00000000">
      <w:pPr>
        <w:pStyle w:val="Brdtext"/>
      </w:pPr>
      <w:proofErr w:type="spellStart"/>
      <w:r>
        <w:rPr>
          <w:lang w:val="da-DK"/>
        </w:rPr>
        <w:t>Konstn</w:t>
      </w:r>
      <w:proofErr w:type="spellEnd"/>
      <w:r>
        <w:t xml:space="preserve">ärlig forskning i musik har en historia som sträcker sig tillbaka till 1977, då musikvetenskapen i Göteborg inrättade en kreativ variant på sin </w:t>
      </w:r>
      <w:proofErr w:type="gramStart"/>
      <w:r>
        <w:t>forskarutbildning.(</w:t>
      </w:r>
      <w:proofErr w:type="gramEnd"/>
      <w:r>
        <w:t>(</w:t>
      </w:r>
      <w:proofErr w:type="spellStart"/>
      <w:r>
        <w:t>Jullander</w:t>
      </w:r>
      <w:proofErr w:type="spellEnd"/>
      <w:r>
        <w:t>, Sverker. "Musikalisk gestaltning som forskningsämne.: Ett försök till positionsbestämning." Svensk tidskrift för musikforskning 89/2007)) Kanske är det musikforskningens täta koppling till praktiken som gör att den har delvis andra förutsättningar och möjligheter än andra inriktningar. Bakom att vara musiker ligger ofta m</w:t>
      </w:r>
      <w:r>
        <w:rPr>
          <w:lang w:val="da-DK"/>
        </w:rPr>
        <w:t>å</w:t>
      </w:r>
      <w:proofErr w:type="spellStart"/>
      <w:r>
        <w:t>nga</w:t>
      </w:r>
      <w:proofErr w:type="spellEnd"/>
      <w:r>
        <w:t xml:space="preserve"> tusen timmars övning, n</w:t>
      </w:r>
      <w:r>
        <w:rPr>
          <w:lang w:val="da-DK"/>
        </w:rPr>
        <w:t>å</w:t>
      </w:r>
      <w:r>
        <w:t>got som gör stort avtryck på mycket av den forskning som bedrivs. Denna förkroppsligade närhet till instrumentet, eller till det konstnärliga objektet (installation, komposition, mm), präglar m</w:t>
      </w:r>
      <w:r>
        <w:rPr>
          <w:lang w:val="da-DK"/>
        </w:rPr>
        <w:t>å</w:t>
      </w:r>
      <w:proofErr w:type="spellStart"/>
      <w:r>
        <w:t>nga</w:t>
      </w:r>
      <w:proofErr w:type="spellEnd"/>
      <w:r>
        <w:t xml:space="preserve"> forskningsprojekt i musik. Så länge projektet vilar stadigt i denna praktik kan metoderna vara kvantitativa eller kvalitativa, det spelar mindre roll så länge som de kan användas till att förstå den kunskap som finns i projekten. </w:t>
      </w:r>
    </w:p>
    <w:p w14:paraId="5E60FCBA" w14:textId="77777777" w:rsidR="00F354F1" w:rsidRDefault="00F354F1">
      <w:pPr>
        <w:pStyle w:val="Brdtext"/>
      </w:pPr>
    </w:p>
    <w:p w14:paraId="49CC6301" w14:textId="77777777" w:rsidR="00F354F1" w:rsidRDefault="00000000">
      <w:pPr>
        <w:pStyle w:val="Brdtext"/>
      </w:pPr>
      <w:r>
        <w:t>Närheten till vetenskapliga metoder i musikforskningen har möjligtvis sin bakgrund i musikforskningens l</w:t>
      </w:r>
      <w:r>
        <w:rPr>
          <w:lang w:val="da-DK"/>
        </w:rPr>
        <w:t>å</w:t>
      </w:r>
      <w:proofErr w:type="spellStart"/>
      <w:r>
        <w:t>nga</w:t>
      </w:r>
      <w:proofErr w:type="spellEnd"/>
      <w:r>
        <w:t xml:space="preserve"> historia. De har betraktats kritiskt, men ändå varit relativt oproblematiska, och utgör inte ett hot utan en möjlighet. Konstnärlig forskning i musik har utvecklats mot en </w:t>
      </w:r>
      <w:proofErr w:type="spellStart"/>
      <w:r>
        <w:t>genomg</w:t>
      </w:r>
      <w:proofErr w:type="spellEnd"/>
      <w:r>
        <w:rPr>
          <w:lang w:val="da-DK"/>
        </w:rPr>
        <w:t>å</w:t>
      </w:r>
      <w:r>
        <w:t>ende experimentell attityd som präglas av politiska och sociala fr</w:t>
      </w:r>
      <w:r>
        <w:rPr>
          <w:lang w:val="da-DK"/>
        </w:rPr>
        <w:t>å</w:t>
      </w:r>
      <w:proofErr w:type="spellStart"/>
      <w:r>
        <w:t>gor</w:t>
      </w:r>
      <w:proofErr w:type="spellEnd"/>
      <w:r>
        <w:t xml:space="preserve">. Det har också skett en väsentlig metodutveckling i fältet där nya metoder, eller nya applikationer av gamla metoder har utvecklats. Hur det konstnärliga arbetet redovisas, i vilken dokumentationsform (ljudinspelningar, video, text eller bara live), är mindre viktigt än att praktiken </w:t>
      </w:r>
      <w:proofErr w:type="spellStart"/>
      <w:r>
        <w:t>st</w:t>
      </w:r>
      <w:proofErr w:type="spellEnd"/>
      <w:r>
        <w:rPr>
          <w:lang w:val="da-DK"/>
        </w:rPr>
        <w:t>å</w:t>
      </w:r>
      <w:r>
        <w:t>r i centrum och att den också är situerad i musiklivet.</w:t>
      </w:r>
    </w:p>
    <w:p w14:paraId="40FF0BBC" w14:textId="77777777" w:rsidR="00F354F1" w:rsidRDefault="00F354F1">
      <w:pPr>
        <w:pStyle w:val="Brdtext"/>
      </w:pPr>
    </w:p>
    <w:p w14:paraId="1371F421" w14:textId="77777777" w:rsidR="00F354F1" w:rsidRDefault="00000000">
      <w:pPr>
        <w:pStyle w:val="Brdtext"/>
      </w:pPr>
      <w:r>
        <w:t xml:space="preserve">Då </w:t>
      </w:r>
      <w:r>
        <w:rPr>
          <w:lang w:val="de-DE"/>
        </w:rPr>
        <w:t xml:space="preserve">en </w:t>
      </w:r>
      <w:proofErr w:type="spellStart"/>
      <w:r>
        <w:rPr>
          <w:lang w:val="de-DE"/>
        </w:rPr>
        <w:t>grundl</w:t>
      </w:r>
      <w:r>
        <w:t>äggande</w:t>
      </w:r>
      <w:proofErr w:type="spellEnd"/>
      <w:r>
        <w:t xml:space="preserve"> princip i konstnärlig forskning är att den konstnärliga aktiviteten ska vara en integrerad del av forskningen, och att den är en del av kunskapsbildningen, är just konstnärliga metoder dock centrala. Hur detta, i n</w:t>
      </w:r>
      <w:r>
        <w:rPr>
          <w:lang w:val="da-DK"/>
        </w:rPr>
        <w:t>å</w:t>
      </w:r>
      <w:proofErr w:type="spellStart"/>
      <w:r>
        <w:t>gra</w:t>
      </w:r>
      <w:proofErr w:type="spellEnd"/>
      <w:r>
        <w:t xml:space="preserve"> få </w:t>
      </w:r>
      <w:r>
        <w:rPr>
          <w:lang w:val="da-DK"/>
        </w:rPr>
        <w:t>steg, skulle g</w:t>
      </w:r>
      <w:r>
        <w:t>öra att konstnärlig forskning ska betraktas som "</w:t>
      </w:r>
      <w:proofErr w:type="spellStart"/>
      <w:r>
        <w:t>förtä</w:t>
      </w:r>
      <w:r>
        <w:rPr>
          <w:lang w:val="de-DE"/>
        </w:rPr>
        <w:t>ckt</w:t>
      </w:r>
      <w:proofErr w:type="spellEnd"/>
      <w:r>
        <w:rPr>
          <w:lang w:val="de-DE"/>
        </w:rPr>
        <w:t xml:space="preserve"> f</w:t>
      </w:r>
      <w:proofErr w:type="spellStart"/>
      <w:r>
        <w:t>örsörjning</w:t>
      </w:r>
      <w:proofErr w:type="spellEnd"/>
      <w:r>
        <w:t xml:space="preserve"> för </w:t>
      </w:r>
      <w:proofErr w:type="spellStart"/>
      <w:r>
        <w:t>konstnä</w:t>
      </w:r>
      <w:r>
        <w:rPr>
          <w:lang w:val="da-DK"/>
        </w:rPr>
        <w:t>rer</w:t>
      </w:r>
      <w:proofErr w:type="spellEnd"/>
      <w:r>
        <w:rPr>
          <w:lang w:val="da-DK"/>
        </w:rPr>
        <w:t xml:space="preserve">", som Sara </w:t>
      </w:r>
      <w:proofErr w:type="spellStart"/>
      <w:r>
        <w:rPr>
          <w:lang w:val="da-DK"/>
        </w:rPr>
        <w:t>Kristoffersson</w:t>
      </w:r>
      <w:proofErr w:type="spellEnd"/>
      <w:r>
        <w:rPr>
          <w:lang w:val="da-DK"/>
        </w:rPr>
        <w:t xml:space="preserve"> skriver, </w:t>
      </w:r>
      <w:r>
        <w:t xml:space="preserve">är oklart för </w:t>
      </w:r>
      <w:proofErr w:type="gramStart"/>
      <w:r>
        <w:t>mig.(</w:t>
      </w:r>
      <w:proofErr w:type="gramEnd"/>
      <w:r>
        <w:t xml:space="preserve">(Kristoffersson, Sara, "Ska konstnärlig forskning särbehandlas, Sonia Hedstrand?", DN 12/13, 2024)) Anledningen kan </w:t>
      </w:r>
      <w:r>
        <w:rPr>
          <w:lang w:val="da-DK"/>
        </w:rPr>
        <w:t>å</w:t>
      </w:r>
      <w:proofErr w:type="spellStart"/>
      <w:r>
        <w:t>tminstone</w:t>
      </w:r>
      <w:proofErr w:type="spellEnd"/>
      <w:r>
        <w:t xml:space="preserve"> inte vara forskningens närhet till den konstnärliga praktiken. Utan den närheten finns det ingen poäng alls med konstnärlig forskning. Detta med </w:t>
      </w:r>
      <w:proofErr w:type="spellStart"/>
      <w:r>
        <w:t>försö</w:t>
      </w:r>
      <w:r>
        <w:rPr>
          <w:lang w:val="nl-NL"/>
        </w:rPr>
        <w:t>rjning</w:t>
      </w:r>
      <w:proofErr w:type="spellEnd"/>
      <w:r>
        <w:rPr>
          <w:lang w:val="nl-NL"/>
        </w:rPr>
        <w:t xml:space="preserve"> </w:t>
      </w:r>
      <w:r>
        <w:t>ä</w:t>
      </w:r>
      <w:r>
        <w:rPr>
          <w:lang w:val="da-DK"/>
        </w:rPr>
        <w:t xml:space="preserve">r en </w:t>
      </w:r>
      <w:proofErr w:type="spellStart"/>
      <w:r>
        <w:rPr>
          <w:lang w:val="da-DK"/>
        </w:rPr>
        <w:t>st</w:t>
      </w:r>
      <w:r>
        <w:t>ändigt</w:t>
      </w:r>
      <w:proofErr w:type="spellEnd"/>
      <w:r>
        <w:t xml:space="preserve"> </w:t>
      </w:r>
      <w:r>
        <w:rPr>
          <w:lang w:val="da-DK"/>
        </w:rPr>
        <w:t>å</w:t>
      </w:r>
      <w:proofErr w:type="spellStart"/>
      <w:r>
        <w:t>terkommande</w:t>
      </w:r>
      <w:proofErr w:type="spellEnd"/>
      <w:r>
        <w:t xml:space="preserve"> kritik, att konstnärlig forskning bara handlar om att försörja vissa utvalda konstnärer och inte andra. Detta ä</w:t>
      </w:r>
      <w:r>
        <w:rPr>
          <w:lang w:val="da-DK"/>
        </w:rPr>
        <w:t>r f</w:t>
      </w:r>
      <w:proofErr w:type="spellStart"/>
      <w:r>
        <w:t>örst</w:t>
      </w:r>
      <w:proofErr w:type="spellEnd"/>
      <w:r>
        <w:rPr>
          <w:lang w:val="da-DK"/>
        </w:rPr>
        <w:t>å</w:t>
      </w:r>
      <w:r>
        <w:t xml:space="preserve">s en intressant </w:t>
      </w:r>
      <w:r>
        <w:rPr>
          <w:lang w:val="da-DK"/>
        </w:rPr>
        <w:t>å</w:t>
      </w:r>
      <w:r>
        <w:t>sikt i ett kulturlandskap som vingklipps i allt större utsträckning. Det spelar en speciell roll i musiklivet, menar jag, och som ytterligare p</w:t>
      </w:r>
      <w:r>
        <w:rPr>
          <w:lang w:val="da-DK"/>
        </w:rPr>
        <w:t>å</w:t>
      </w:r>
      <w:r>
        <w:t>verkar förutsättningarna för konstnärlig forskning i musik.</w:t>
      </w:r>
    </w:p>
    <w:p w14:paraId="15AF5EBF" w14:textId="77777777" w:rsidR="00F354F1" w:rsidRDefault="00F354F1">
      <w:pPr>
        <w:pStyle w:val="Brdtext"/>
      </w:pPr>
    </w:p>
    <w:p w14:paraId="03D2872E" w14:textId="77777777" w:rsidR="00F354F1" w:rsidRDefault="00000000">
      <w:pPr>
        <w:pStyle w:val="Brdtext"/>
      </w:pPr>
      <w:r>
        <w:t>Kopplingen till det omgivande musikfältet har bä</w:t>
      </w:r>
      <w:r w:rsidRPr="00CE6D01">
        <w:t>ring p</w:t>
      </w:r>
      <w:r>
        <w:t>å fr</w:t>
      </w:r>
      <w:r>
        <w:rPr>
          <w:lang w:val="da-DK"/>
        </w:rPr>
        <w:t>å</w:t>
      </w:r>
      <w:r>
        <w:t>gan om akademisering. Det bä</w:t>
      </w:r>
      <w:r>
        <w:rPr>
          <w:lang w:val="it-IT"/>
        </w:rPr>
        <w:t>sta s</w:t>
      </w:r>
      <w:proofErr w:type="spellStart"/>
      <w:r>
        <w:t>ättet</w:t>
      </w:r>
      <w:proofErr w:type="spellEnd"/>
      <w:r>
        <w:t xml:space="preserve"> att undvika att musiken i konstnärlig forskning blir akademiserad - här i bemärkelsen att bedömningen av den blir styrd av akademiska principer - är att garantera att det finns en tät koppling mellan forskningen och musiklivet. Kvaliteten i musiken kan självklart inte enbart bedömas inom akademien. Den bedömningen ska ä</w:t>
      </w:r>
      <w:r>
        <w:rPr>
          <w:lang w:val="da-DK"/>
        </w:rPr>
        <w:t xml:space="preserve">ven ske i musiklivet, </w:t>
      </w:r>
      <w:proofErr w:type="spellStart"/>
      <w:r>
        <w:rPr>
          <w:lang w:val="da-DK"/>
        </w:rPr>
        <w:t>vilket</w:t>
      </w:r>
      <w:proofErr w:type="spellEnd"/>
      <w:r>
        <w:rPr>
          <w:lang w:val="da-DK"/>
        </w:rPr>
        <w:t xml:space="preserve"> bygger p</w:t>
      </w:r>
      <w:r>
        <w:t xml:space="preserve">å att musiklivet är ett fält som fungerar. Att etablera och </w:t>
      </w:r>
      <w:proofErr w:type="spellStart"/>
      <w:r>
        <w:t>upprä</w:t>
      </w:r>
      <w:r w:rsidRPr="00CE6D01">
        <w:t>tth</w:t>
      </w:r>
      <w:proofErr w:type="spellEnd"/>
      <w:r>
        <w:rPr>
          <w:lang w:val="da-DK"/>
        </w:rPr>
        <w:t>å</w:t>
      </w:r>
      <w:proofErr w:type="spellStart"/>
      <w:r>
        <w:rPr>
          <w:lang w:val="es-ES_tradnl"/>
        </w:rPr>
        <w:t>lla</w:t>
      </w:r>
      <w:proofErr w:type="spellEnd"/>
      <w:r>
        <w:rPr>
          <w:lang w:val="es-ES_tradnl"/>
        </w:rPr>
        <w:t xml:space="preserve"> en t</w:t>
      </w:r>
      <w:r>
        <w:t xml:space="preserve">ät koppling till det konstfält som forskningen berör är en utmaning som rimligtvis finns i all konstnärlig forskning. De värdesystem som gör konstnärliga bedömningar i akademien kan inte agera på egen hand utan behöver kompletteras med de som görs i musiklivet. Rätten att definiera vad som är bra konst </w:t>
      </w:r>
      <w:r>
        <w:lastRenderedPageBreak/>
        <w:t>styrs av komplexa system som ofta är kopplade till tydliga maktpositioner som inte alltid bidrar till m</w:t>
      </w:r>
      <w:r>
        <w:rPr>
          <w:lang w:val="da-DK"/>
        </w:rPr>
        <w:t>å</w:t>
      </w:r>
      <w:proofErr w:type="spellStart"/>
      <w:r>
        <w:t>ngfald</w:t>
      </w:r>
      <w:proofErr w:type="spellEnd"/>
      <w:r>
        <w:t xml:space="preserve"> i kulturlivet. Men </w:t>
      </w:r>
      <w:proofErr w:type="spellStart"/>
      <w:r>
        <w:t>hä</w:t>
      </w:r>
      <w:proofErr w:type="spellEnd"/>
      <w:r>
        <w:rPr>
          <w:lang w:val="da-DK"/>
        </w:rPr>
        <w:t xml:space="preserve">r kan den </w:t>
      </w:r>
      <w:proofErr w:type="spellStart"/>
      <w:r>
        <w:rPr>
          <w:lang w:val="da-DK"/>
        </w:rPr>
        <w:t>konstn</w:t>
      </w:r>
      <w:proofErr w:type="spellEnd"/>
      <w:r>
        <w:t>ärliga forskningen komma att spela en stor roll då den b</w:t>
      </w:r>
      <w:r>
        <w:rPr>
          <w:lang w:val="da-DK"/>
        </w:rPr>
        <w:t>å</w:t>
      </w:r>
      <w:r>
        <w:t>de kan synliggöra dessa system, och utmana dem. Detta kan först</w:t>
      </w:r>
      <w:r>
        <w:rPr>
          <w:lang w:val="da-DK"/>
        </w:rPr>
        <w:t>å</w:t>
      </w:r>
      <w:r>
        <w:t>s också innebära ett hot mot hur bedömningar görs, och har gjorts, i musiklivet traditionellt sett.</w:t>
      </w:r>
    </w:p>
    <w:p w14:paraId="3E988F42" w14:textId="77777777" w:rsidR="00F354F1" w:rsidRDefault="00F354F1">
      <w:pPr>
        <w:pStyle w:val="Brdtext"/>
      </w:pPr>
    </w:p>
    <w:p w14:paraId="7DBC9C82" w14:textId="77777777" w:rsidR="00F354F1" w:rsidRDefault="00000000">
      <w:pPr>
        <w:pStyle w:val="Brdtext"/>
      </w:pPr>
      <w:r>
        <w:t>N</w:t>
      </w:r>
      <w:r>
        <w:rPr>
          <w:lang w:val="da-DK"/>
        </w:rPr>
        <w:t>å</w:t>
      </w:r>
      <w:r>
        <w:t xml:space="preserve">got som kanske </w:t>
      </w:r>
      <w:proofErr w:type="spellStart"/>
      <w:r>
        <w:t>utmä</w:t>
      </w:r>
      <w:r>
        <w:rPr>
          <w:lang w:val="da-DK"/>
        </w:rPr>
        <w:t>rker</w:t>
      </w:r>
      <w:proofErr w:type="spellEnd"/>
      <w:r>
        <w:rPr>
          <w:lang w:val="da-DK"/>
        </w:rPr>
        <w:t xml:space="preserve"> </w:t>
      </w:r>
      <w:proofErr w:type="spellStart"/>
      <w:r>
        <w:rPr>
          <w:lang w:val="da-DK"/>
        </w:rPr>
        <w:t>musikf</w:t>
      </w:r>
      <w:r>
        <w:t>ältet</w:t>
      </w:r>
      <w:proofErr w:type="spellEnd"/>
      <w:r>
        <w:t>, och som nu skapar problem, är den starka kommersialisering som skett under de senast decennierna, i kombination av stora nedskärningar och kostnadshöjningar. Bolag styrda av riskkapitalister p</w:t>
      </w:r>
      <w:r>
        <w:rPr>
          <w:lang w:val="da-DK"/>
        </w:rPr>
        <w:t>å</w:t>
      </w:r>
      <w:r>
        <w:t>verkar idag i stor utsträckning större delen skivproduktion och distribution. Detta p</w:t>
      </w:r>
      <w:r>
        <w:rPr>
          <w:lang w:val="da-DK"/>
        </w:rPr>
        <w:t>å</w:t>
      </w:r>
      <w:r>
        <w:t>verkar hela musikfältet, inte bara den kommersiella musiken. I kombination med en nedmontering av professionella ensembler och festivaler för nutida och experimentell musik och nedskärningarna på Sveriges Radio gör det att den frihet som man önskar skulle finnas i det fria kulturlivet inte längre är lika framträdande. I en kommentar till en debatt på Kungliga Musikaliska Akademien beskrivs det "hur musiklivet kippar efter andan under de stigande hyror som inte svaras upp av anslagen, hur dö</w:t>
      </w:r>
      <w:proofErr w:type="spellStart"/>
      <w:r>
        <w:rPr>
          <w:lang w:val="da-DK"/>
        </w:rPr>
        <w:t>rr</w:t>
      </w:r>
      <w:proofErr w:type="spellEnd"/>
      <w:r>
        <w:rPr>
          <w:lang w:val="da-DK"/>
        </w:rPr>
        <w:t xml:space="preserve"> efter d</w:t>
      </w:r>
      <w:proofErr w:type="spellStart"/>
      <w:r>
        <w:t>örr</w:t>
      </w:r>
      <w:proofErr w:type="spellEnd"/>
      <w:r>
        <w:t xml:space="preserve"> </w:t>
      </w:r>
      <w:proofErr w:type="spellStart"/>
      <w:r>
        <w:t>sl</w:t>
      </w:r>
      <w:proofErr w:type="spellEnd"/>
      <w:r>
        <w:rPr>
          <w:lang w:val="da-DK"/>
        </w:rPr>
        <w:t>å</w:t>
      </w:r>
      <w:r>
        <w:t>s igen inne i stan: Fylkingen, Dansmuseet…</w:t>
      </w:r>
      <w:proofErr w:type="gramStart"/>
      <w:r>
        <w:t>".(</w:t>
      </w:r>
      <w:proofErr w:type="gramEnd"/>
      <w:r>
        <w:t>(</w:t>
      </w:r>
      <w:proofErr w:type="spellStart"/>
      <w:r>
        <w:t>Bunnskog</w:t>
      </w:r>
      <w:proofErr w:type="spellEnd"/>
      <w:r>
        <w:t>, Magnus, "Het fr</w:t>
      </w:r>
      <w:r>
        <w:rPr>
          <w:lang w:val="da-DK"/>
        </w:rPr>
        <w:t>å</w:t>
      </w:r>
      <w:proofErr w:type="spellStart"/>
      <w:r>
        <w:t>ga</w:t>
      </w:r>
      <w:proofErr w:type="spellEnd"/>
      <w:r>
        <w:t xml:space="preserve"> när musiken kippar efter andan", SvD 12/3 2025)) Detta är ett problem för forskningen i musik som alltså delvis är beroende av dessa institutioner. Samtidigt </w:t>
      </w:r>
      <w:proofErr w:type="spellStart"/>
      <w:r>
        <w:t>framst</w:t>
      </w:r>
      <w:proofErr w:type="spellEnd"/>
      <w:r>
        <w:rPr>
          <w:lang w:val="da-DK"/>
        </w:rPr>
        <w:t>å</w:t>
      </w:r>
      <w:r>
        <w:t>r konstnärlig forskning som en ny möjlighet, ett fä</w:t>
      </w:r>
      <w:proofErr w:type="spellStart"/>
      <w:r>
        <w:rPr>
          <w:lang w:val="de-DE"/>
        </w:rPr>
        <w:t>lt</w:t>
      </w:r>
      <w:proofErr w:type="spellEnd"/>
      <w:r>
        <w:rPr>
          <w:lang w:val="de-DE"/>
        </w:rPr>
        <w:t xml:space="preserve"> d</w:t>
      </w:r>
      <w:r>
        <w:t>ä</w:t>
      </w:r>
      <w:r>
        <w:rPr>
          <w:lang w:val="da-DK"/>
        </w:rPr>
        <w:t xml:space="preserve">r den </w:t>
      </w:r>
      <w:proofErr w:type="spellStart"/>
      <w:r>
        <w:rPr>
          <w:lang w:val="da-DK"/>
        </w:rPr>
        <w:t>konstn</w:t>
      </w:r>
      <w:proofErr w:type="spellEnd"/>
      <w:r>
        <w:t>ärliga friheten kompletteras av forskningens frihet. Konstnärlig forskning kan inte ensamt kompensera för detta men den kan bidra till att synliggöra snedvridna maktbalanser, kommersiell p</w:t>
      </w:r>
      <w:r>
        <w:rPr>
          <w:lang w:val="da-DK"/>
        </w:rPr>
        <w:t>å</w:t>
      </w:r>
      <w:r>
        <w:t xml:space="preserve">verkan och bidra med miljöer </w:t>
      </w:r>
      <w:proofErr w:type="spellStart"/>
      <w:r>
        <w:t>dä</w:t>
      </w:r>
      <w:proofErr w:type="spellEnd"/>
      <w:r>
        <w:rPr>
          <w:lang w:val="da-DK"/>
        </w:rPr>
        <w:t xml:space="preserve">r den </w:t>
      </w:r>
      <w:proofErr w:type="spellStart"/>
      <w:r>
        <w:rPr>
          <w:lang w:val="da-DK"/>
        </w:rPr>
        <w:t>konstn</w:t>
      </w:r>
      <w:proofErr w:type="spellEnd"/>
      <w:r>
        <w:t xml:space="preserve">ärliga friheten </w:t>
      </w:r>
      <w:proofErr w:type="spellStart"/>
      <w:r>
        <w:t>st</w:t>
      </w:r>
      <w:proofErr w:type="spellEnd"/>
      <w:r>
        <w:rPr>
          <w:lang w:val="da-DK"/>
        </w:rPr>
        <w:t>å</w:t>
      </w:r>
      <w:r>
        <w:rPr>
          <w:lang w:val="de-DE"/>
        </w:rPr>
        <w:t xml:space="preserve">r </w:t>
      </w:r>
      <w:proofErr w:type="spellStart"/>
      <w:r>
        <w:rPr>
          <w:lang w:val="de-DE"/>
        </w:rPr>
        <w:t>starkt</w:t>
      </w:r>
      <w:proofErr w:type="spellEnd"/>
      <w:r>
        <w:rPr>
          <w:lang w:val="de-DE"/>
        </w:rPr>
        <w:t>.</w:t>
      </w:r>
    </w:p>
    <w:p w14:paraId="47CD16A5" w14:textId="77777777" w:rsidR="00F354F1" w:rsidRDefault="00F354F1">
      <w:pPr>
        <w:pStyle w:val="Brdtext"/>
      </w:pPr>
    </w:p>
    <w:p w14:paraId="21EA95AE" w14:textId="15CDB88F" w:rsidR="00F354F1" w:rsidRDefault="00000000">
      <w:pPr>
        <w:pStyle w:val="Brdtext"/>
      </w:pPr>
      <w:r>
        <w:t xml:space="preserve">Debatten i dagspressen i december fick den konstnärliga forskningen att framstå som ett omoget fält som ingen vet vad det är. I musik frodas dock utvecklingen, och det vet jag att den gör i alla andra discipliner </w:t>
      </w:r>
      <w:proofErr w:type="spellStart"/>
      <w:r>
        <w:t>ocks</w:t>
      </w:r>
      <w:proofErr w:type="spellEnd"/>
      <w:r>
        <w:rPr>
          <w:lang w:val="da-DK"/>
        </w:rPr>
        <w:t>å</w:t>
      </w:r>
      <w:r w:rsidRPr="00CE6D01">
        <w:t xml:space="preserve">. I experimentell musik </w:t>
      </w:r>
      <w:r>
        <w:t xml:space="preserve">är samarbetet mellan akademin och musikfältet utbrett och utgör ett samarbete som fortfarande fungerar. Varje doktorandplats har </w:t>
      </w:r>
      <w:r w:rsidR="007F3890" w:rsidRPr="0086046A">
        <w:rPr>
          <w:color w:val="FF0000"/>
          <w:rPrChange w:id="28" w:author="Henrik Frisk" w:date="2025-03-30T14:58:00Z" w16du:dateUtc="2025-03-30T12:58:00Z">
            <w:rPr/>
          </w:rPrChange>
        </w:rPr>
        <w:t xml:space="preserve">många </w:t>
      </w:r>
      <w:r w:rsidRPr="0086046A">
        <w:rPr>
          <w:strike/>
          <w:rPrChange w:id="29" w:author="Henrik Frisk" w:date="2025-03-30T14:58:00Z" w16du:dateUtc="2025-03-30T12:58:00Z">
            <w:rPr/>
          </w:rPrChange>
        </w:rPr>
        <w:t>över</w:t>
      </w:r>
      <w:r>
        <w:t xml:space="preserve"> </w:t>
      </w:r>
      <w:r w:rsidRPr="0086046A">
        <w:rPr>
          <w:strike/>
          <w:rPrChange w:id="30" w:author="Henrik Frisk" w:date="2025-03-30T14:59:00Z" w16du:dateUtc="2025-03-30T12:59:00Z">
            <w:rPr/>
          </w:rPrChange>
        </w:rPr>
        <w:t>60</w:t>
      </w:r>
      <w:r>
        <w:t xml:space="preserve"> sökanden och nästan alla stora forskningsfinansiärer ger stöd till konstnärliga forskningsprojekt. Även utlysningar i naturvetenskap och humaniora beviljar </w:t>
      </w:r>
      <w:r w:rsidR="007F3890">
        <w:t xml:space="preserve">medel till </w:t>
      </w:r>
      <w:r>
        <w:t xml:space="preserve">ansökningar som arbetar med konstnärliga metoder i musik. I en nylig alumnundersökning på Kungliga Musikhögskolan i Stockholm ville 42 procent av respondenterna som tagit studenten sedan 2014 gå vidare med en konstnärlig forskarutbildning. Mot den bakgrunden </w:t>
      </w:r>
      <w:proofErr w:type="spellStart"/>
      <w:r>
        <w:t>framst</w:t>
      </w:r>
      <w:proofErr w:type="spellEnd"/>
      <w:r>
        <w:rPr>
          <w:lang w:val="da-DK"/>
        </w:rPr>
        <w:t>å</w:t>
      </w:r>
      <w:r>
        <w:t>r konstnärlig forskning i musik som ett tydligt och intressant fält. Visst kan cynikern peka på att detta bara är ett resultat av att finansieringen till det fria kulturlivet har minskat. Jag menar dock att forskarutbildningen i musik ändå bidrar till musiklivet i allmänhet.</w:t>
      </w:r>
    </w:p>
    <w:p w14:paraId="3F7CF09A" w14:textId="77777777" w:rsidR="00F354F1" w:rsidRDefault="00F354F1">
      <w:pPr>
        <w:pStyle w:val="Brdtext"/>
      </w:pPr>
    </w:p>
    <w:p w14:paraId="37272D38" w14:textId="3954CFBC" w:rsidR="00F354F1" w:rsidRDefault="00000000">
      <w:pPr>
        <w:pStyle w:val="Brdtext"/>
      </w:pPr>
      <w:r>
        <w:t>Jag tror att debatten om den konstnärlig forskningen skulle bli tydligare om vi, snarare än att betrakta den som ett ämne eller ett homogent fä</w:t>
      </w:r>
      <w:proofErr w:type="spellStart"/>
      <w:r>
        <w:rPr>
          <w:lang w:val="de-DE"/>
        </w:rPr>
        <w:t>lt</w:t>
      </w:r>
      <w:proofErr w:type="spellEnd"/>
      <w:r>
        <w:rPr>
          <w:lang w:val="de-DE"/>
        </w:rPr>
        <w:t>, i</w:t>
      </w:r>
      <w:ins w:id="31" w:author="Henrik Frisk" w:date="2025-03-30T14:54:00Z" w16du:dateUtc="2025-03-30T12:54:00Z">
        <w:r w:rsidR="007F3890">
          <w:rPr>
            <w:lang w:val="de-DE"/>
          </w:rPr>
          <w:t xml:space="preserve"> </w:t>
        </w:r>
      </w:ins>
      <w:proofErr w:type="spellStart"/>
      <w:r>
        <w:rPr>
          <w:lang w:val="de-DE"/>
        </w:rPr>
        <w:t>st</w:t>
      </w:r>
      <w:r>
        <w:t>ället</w:t>
      </w:r>
      <w:proofErr w:type="spellEnd"/>
      <w:r>
        <w:t xml:space="preserve"> s</w:t>
      </w:r>
      <w:r>
        <w:rPr>
          <w:lang w:val="da-DK"/>
        </w:rPr>
        <w:t>å</w:t>
      </w:r>
      <w:r>
        <w:t>g de olika konstnärliga inriktningarna som ämnen i sin egen rätt. Jag tror personligen att själva begreppet konstnärlig forskning skulle bli starkare av det.</w:t>
      </w:r>
    </w:p>
    <w:sectPr w:rsidR="00F354F1">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A38F3" w14:textId="77777777" w:rsidR="007C08CC" w:rsidRDefault="007C08CC">
      <w:r>
        <w:separator/>
      </w:r>
    </w:p>
  </w:endnote>
  <w:endnote w:type="continuationSeparator" w:id="0">
    <w:p w14:paraId="2ED79E41" w14:textId="77777777" w:rsidR="007C08CC" w:rsidRDefault="007C0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A0EE" w14:textId="77777777" w:rsidR="00F354F1" w:rsidRDefault="00F354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73386" w14:textId="77777777" w:rsidR="007C08CC" w:rsidRDefault="007C08CC">
      <w:r>
        <w:separator/>
      </w:r>
    </w:p>
  </w:footnote>
  <w:footnote w:type="continuationSeparator" w:id="0">
    <w:p w14:paraId="36B65091" w14:textId="77777777" w:rsidR="007C08CC" w:rsidRDefault="007C0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9977" w14:textId="77777777" w:rsidR="00F354F1" w:rsidRDefault="00F354F1"/>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k Frisk">
    <w15:presenceInfo w15:providerId="AD" w15:userId="S::henrik.frisk@kmh.se::072a7d9e-f724-4010-898c-879a874986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4F1"/>
    <w:rsid w:val="007C08CC"/>
    <w:rsid w:val="007C7817"/>
    <w:rsid w:val="007F3890"/>
    <w:rsid w:val="0086046A"/>
    <w:rsid w:val="00CE6D01"/>
    <w:rsid w:val="00F354F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6B02A6B7"/>
  <w15:docId w15:val="{CBF49474-E019-1046-9381-7C86617E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SE"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rdtext">
    <w:name w:val="Brödtext"/>
    <w:rPr>
      <w:rFonts w:ascii="Helvetica Neue" w:hAnsi="Helvetica Neue" w:cs="Arial Unicode MS"/>
      <w:color w:val="000000"/>
      <w:sz w:val="22"/>
      <w:szCs w:val="22"/>
      <w:lang w:val="sv-SE"/>
      <w14:textOutline w14:w="0" w14:cap="flat" w14:cmpd="sng" w14:algn="ctr">
        <w14:noFill/>
        <w14:prstDash w14:val="solid"/>
        <w14:bevel/>
      </w14:textOutline>
    </w:rPr>
  </w:style>
  <w:style w:type="paragraph" w:styleId="Revision">
    <w:name w:val="Revision"/>
    <w:hidden/>
    <w:uiPriority w:val="99"/>
    <w:semiHidden/>
    <w:rsid w:val="00CE6D0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Henrik Frisk</cp:lastModifiedBy>
  <cp:revision>3</cp:revision>
  <dcterms:created xsi:type="dcterms:W3CDTF">2025-03-30T12:55:00Z</dcterms:created>
  <dcterms:modified xsi:type="dcterms:W3CDTF">2025-03-30T12:59:00Z</dcterms:modified>
</cp:coreProperties>
</file>